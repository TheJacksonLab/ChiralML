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8F38" w14:textId="43A7DB0E" w:rsidR="00DB3BFA" w:rsidRPr="00404908" w:rsidRDefault="00DB3BFA" w:rsidP="00C83712">
      <w:pPr>
        <w:spacing w:line="480" w:lineRule="auto"/>
        <w:jc w:val="center"/>
        <w:rPr>
          <w:rFonts w:ascii="Times New Roman" w:hAnsi="Times New Roman" w:cs="Times New Roman"/>
          <w:b/>
          <w:bCs/>
        </w:rPr>
      </w:pPr>
      <w:r w:rsidRPr="00404908">
        <w:rPr>
          <w:rFonts w:ascii="Times New Roman" w:hAnsi="Times New Roman" w:cs="Times New Roman"/>
          <w:b/>
          <w:bCs/>
        </w:rPr>
        <w:t>Supporting information</w:t>
      </w:r>
    </w:p>
    <w:p w14:paraId="0BC553AF" w14:textId="77777777" w:rsidR="00404908" w:rsidRPr="009241DE" w:rsidRDefault="00404908" w:rsidP="00404908">
      <w:pPr>
        <w:spacing w:line="480" w:lineRule="auto"/>
        <w:jc w:val="center"/>
        <w:rPr>
          <w:rFonts w:ascii="Times New Roman" w:hAnsi="Times New Roman" w:cs="Times New Roman"/>
          <w:b/>
          <w:bCs/>
        </w:rPr>
      </w:pPr>
      <w:r>
        <w:rPr>
          <w:rFonts w:ascii="Times New Roman" w:hAnsi="Times New Roman" w:cs="Times New Roman"/>
          <w:b/>
          <w:bCs/>
        </w:rPr>
        <w:t>Predictive and I</w:t>
      </w:r>
      <w:r w:rsidRPr="00113843">
        <w:rPr>
          <w:rFonts w:ascii="Times New Roman" w:hAnsi="Times New Roman" w:cs="Times New Roman"/>
          <w:b/>
          <w:bCs/>
        </w:rPr>
        <w:t>nterpretable</w:t>
      </w:r>
      <w:r w:rsidRPr="00113843" w:rsidDel="00B05DB0">
        <w:rPr>
          <w:rFonts w:ascii="Times New Roman" w:hAnsi="Times New Roman" w:cs="Times New Roman"/>
          <w:b/>
          <w:bCs/>
        </w:rPr>
        <w:t xml:space="preserve"> </w:t>
      </w:r>
      <w:r w:rsidRPr="00823A2F">
        <w:rPr>
          <w:rFonts w:ascii="Times New Roman" w:hAnsi="Times New Roman" w:cs="Times New Roman"/>
          <w:b/>
          <w:bCs/>
        </w:rPr>
        <w:t>Data</w:t>
      </w:r>
      <w:r w:rsidRPr="006025F6">
        <w:rPr>
          <w:rFonts w:ascii="Times New Roman" w:hAnsi="Times New Roman" w:cs="Times New Roman"/>
          <w:b/>
          <w:bCs/>
        </w:rPr>
        <w:t>-Driven F</w:t>
      </w:r>
      <w:r w:rsidRPr="009241DE">
        <w:rPr>
          <w:rFonts w:ascii="Times New Roman" w:hAnsi="Times New Roman" w:cs="Times New Roman"/>
          <w:b/>
          <w:bCs/>
        </w:rPr>
        <w:t>ramework</w:t>
      </w:r>
      <w:r w:rsidRPr="006025F6">
        <w:rPr>
          <w:rFonts w:ascii="Times New Roman" w:hAnsi="Times New Roman" w:cs="Times New Roman"/>
          <w:b/>
          <w:bCs/>
        </w:rPr>
        <w:t xml:space="preserve"> for </w:t>
      </w:r>
      <w:r>
        <w:rPr>
          <w:rFonts w:ascii="Times New Roman" w:hAnsi="Times New Roman" w:cs="Times New Roman"/>
          <w:b/>
          <w:bCs/>
        </w:rPr>
        <w:t xml:space="preserve">Deciphering </w:t>
      </w:r>
      <w:r w:rsidRPr="006025F6">
        <w:rPr>
          <w:rFonts w:ascii="Times New Roman" w:hAnsi="Times New Roman" w:cs="Times New Roman"/>
          <w:b/>
          <w:bCs/>
        </w:rPr>
        <w:t>Chiral Emergence of Conjugated Polymers</w:t>
      </w:r>
    </w:p>
    <w:p w14:paraId="2C281314" w14:textId="77777777" w:rsidR="00404908" w:rsidRPr="006025F6" w:rsidRDefault="00404908" w:rsidP="00404908">
      <w:pPr>
        <w:spacing w:line="480" w:lineRule="auto"/>
        <w:jc w:val="both"/>
        <w:rPr>
          <w:rFonts w:ascii="Times New Roman" w:hAnsi="Times New Roman" w:cs="Times New Roman"/>
        </w:rPr>
      </w:pPr>
      <w:r w:rsidRPr="006025F6">
        <w:rPr>
          <w:rFonts w:ascii="Times New Roman" w:hAnsi="Times New Roman" w:cs="Times New Roman"/>
        </w:rPr>
        <w:t>Sanghyun Jeon</w:t>
      </w:r>
      <w:r w:rsidRPr="006025F6">
        <w:rPr>
          <w:rFonts w:ascii="Times New Roman" w:hAnsi="Times New Roman" w:cs="Times New Roman"/>
          <w:vertAlign w:val="superscript"/>
          <w:lang w:eastAsia="zh-TW"/>
        </w:rPr>
        <w:t>1</w:t>
      </w:r>
      <w:r w:rsidRPr="006025F6">
        <w:rPr>
          <w:rFonts w:ascii="Times New Roman" w:eastAsia="Malgun Gothic" w:hAnsi="Times New Roman" w:cs="Times New Roman"/>
          <w:vertAlign w:val="superscript"/>
        </w:rPr>
        <w:t>,</w:t>
      </w:r>
      <w:r w:rsidRPr="006025F6">
        <w:rPr>
          <w:rFonts w:ascii="Times New Roman" w:eastAsia="Times" w:hAnsi="Times New Roman" w:cs="Times New Roman"/>
          <w:color w:val="000000"/>
          <w:vertAlign w:val="superscript"/>
        </w:rPr>
        <w:t>†</w:t>
      </w:r>
      <w:r w:rsidRPr="006025F6">
        <w:rPr>
          <w:rFonts w:ascii="Times New Roman" w:hAnsi="Times New Roman" w:cs="Times New Roman"/>
        </w:rPr>
        <w:t>, Hang Zhang</w:t>
      </w:r>
      <w:r w:rsidRPr="006025F6">
        <w:rPr>
          <w:rFonts w:ascii="Times New Roman" w:hAnsi="Times New Roman" w:cs="Times New Roman"/>
          <w:vertAlign w:val="superscript"/>
        </w:rPr>
        <w:t>2</w:t>
      </w:r>
      <w:r w:rsidRPr="006025F6">
        <w:rPr>
          <w:rFonts w:ascii="Times New Roman" w:eastAsia="Malgun Gothic" w:hAnsi="Times New Roman" w:cs="Times New Roman"/>
          <w:vertAlign w:val="superscript"/>
        </w:rPr>
        <w:t>,</w:t>
      </w:r>
      <w:r w:rsidRPr="006025F6">
        <w:rPr>
          <w:rFonts w:ascii="Times New Roman" w:eastAsia="Times" w:hAnsi="Times New Roman" w:cs="Times New Roman"/>
          <w:color w:val="000000"/>
          <w:vertAlign w:val="superscript"/>
        </w:rPr>
        <w:t>†</w:t>
      </w:r>
      <w:r w:rsidRPr="006025F6">
        <w:rPr>
          <w:rFonts w:ascii="Times New Roman" w:hAnsi="Times New Roman" w:cs="Times New Roman"/>
        </w:rPr>
        <w:t>, Nahyun Ahn</w:t>
      </w:r>
      <w:r w:rsidRPr="006025F6">
        <w:rPr>
          <w:rFonts w:ascii="Times New Roman" w:hAnsi="Times New Roman" w:cs="Times New Roman"/>
          <w:vertAlign w:val="superscript"/>
        </w:rPr>
        <w:t>2</w:t>
      </w:r>
      <w:r w:rsidRPr="006025F6">
        <w:rPr>
          <w:rFonts w:ascii="Times New Roman" w:hAnsi="Times New Roman" w:cs="Times New Roman"/>
        </w:rPr>
        <w:t>, Ayse Senlik</w:t>
      </w:r>
      <w:r w:rsidRPr="006025F6">
        <w:rPr>
          <w:rFonts w:ascii="Times New Roman" w:hAnsi="Times New Roman" w:cs="Times New Roman"/>
          <w:vertAlign w:val="superscript"/>
        </w:rPr>
        <w:t>2</w:t>
      </w:r>
      <w:r w:rsidRPr="006025F6">
        <w:rPr>
          <w:rFonts w:ascii="Times New Roman" w:hAnsi="Times New Roman" w:cs="Times New Roman"/>
        </w:rPr>
        <w:t>, Yejin Shim</w:t>
      </w:r>
      <w:r w:rsidRPr="006025F6">
        <w:rPr>
          <w:rFonts w:ascii="Times New Roman" w:hAnsi="Times New Roman" w:cs="Times New Roman"/>
          <w:vertAlign w:val="superscript"/>
        </w:rPr>
        <w:t>2</w:t>
      </w:r>
      <w:r w:rsidRPr="006025F6">
        <w:rPr>
          <w:rFonts w:ascii="Times New Roman" w:hAnsi="Times New Roman" w:cs="Times New Roman"/>
        </w:rPr>
        <w:t>, Janice Baek</w:t>
      </w:r>
      <w:r w:rsidRPr="006025F6">
        <w:rPr>
          <w:rFonts w:ascii="Times New Roman" w:hAnsi="Times New Roman" w:cs="Times New Roman"/>
          <w:vertAlign w:val="superscript"/>
        </w:rPr>
        <w:t>1</w:t>
      </w:r>
      <w:r w:rsidRPr="006025F6">
        <w:rPr>
          <w:rFonts w:ascii="Times New Roman" w:hAnsi="Times New Roman" w:cs="Times New Roman"/>
        </w:rPr>
        <w:t>, Priyotosh Bairagya</w:t>
      </w:r>
      <w:r w:rsidRPr="006025F6">
        <w:rPr>
          <w:rFonts w:ascii="Times New Roman" w:hAnsi="Times New Roman" w:cs="Times New Roman"/>
          <w:vertAlign w:val="superscript"/>
        </w:rPr>
        <w:t>2</w:t>
      </w:r>
      <w:r w:rsidRPr="006025F6">
        <w:rPr>
          <w:rFonts w:ascii="Times New Roman" w:hAnsi="Times New Roman" w:cs="Times New Roman"/>
        </w:rPr>
        <w:t>, Pravini S. Fernando</w:t>
      </w:r>
      <w:r w:rsidRPr="006025F6">
        <w:rPr>
          <w:rFonts w:ascii="Times New Roman" w:hAnsi="Times New Roman" w:cs="Times New Roman"/>
          <w:vertAlign w:val="superscript"/>
        </w:rPr>
        <w:t>2</w:t>
      </w:r>
      <w:r w:rsidRPr="006025F6">
        <w:rPr>
          <w:rFonts w:ascii="Times New Roman" w:hAnsi="Times New Roman" w:cs="Times New Roman"/>
        </w:rPr>
        <w:t>, Justin Scott Neu</w:t>
      </w:r>
      <w:r w:rsidRPr="006025F6">
        <w:rPr>
          <w:rFonts w:ascii="Times New Roman" w:hAnsi="Times New Roman" w:cs="Times New Roman"/>
          <w:vertAlign w:val="superscript"/>
        </w:rPr>
        <w:t>4</w:t>
      </w:r>
      <w:r w:rsidRPr="006025F6">
        <w:rPr>
          <w:rFonts w:ascii="Times New Roman" w:hAnsi="Times New Roman" w:cs="Times New Roman"/>
        </w:rPr>
        <w:t>, Duyen Tran</w:t>
      </w:r>
      <w:r w:rsidRPr="006025F6">
        <w:rPr>
          <w:rFonts w:ascii="Times New Roman" w:hAnsi="Times New Roman" w:cs="Times New Roman"/>
          <w:vertAlign w:val="superscript"/>
        </w:rPr>
        <w:t>5</w:t>
      </w:r>
      <w:r w:rsidRPr="006025F6">
        <w:rPr>
          <w:rFonts w:ascii="Times New Roman" w:hAnsi="Times New Roman" w:cs="Times New Roman"/>
        </w:rPr>
        <w:t>, Kousseff Christina</w:t>
      </w:r>
      <w:r w:rsidRPr="006025F6">
        <w:rPr>
          <w:rFonts w:ascii="Times New Roman" w:hAnsi="Times New Roman" w:cs="Times New Roman"/>
          <w:vertAlign w:val="superscript"/>
        </w:rPr>
        <w:t>6</w:t>
      </w:r>
      <w:r w:rsidRPr="006025F6">
        <w:rPr>
          <w:rFonts w:ascii="Times New Roman" w:hAnsi="Times New Roman" w:cs="Times New Roman"/>
        </w:rPr>
        <w:t xml:space="preserve">, </w:t>
      </w:r>
      <w:r w:rsidRPr="009241DE">
        <w:rPr>
          <w:rFonts w:ascii="Times New Roman" w:hAnsi="Times New Roman" w:cs="Times New Roman"/>
        </w:rPr>
        <w:t>Anna M. Österholm</w:t>
      </w:r>
      <w:r w:rsidRPr="009241DE">
        <w:rPr>
          <w:rFonts w:ascii="Times New Roman" w:hAnsi="Times New Roman" w:cs="Times New Roman"/>
          <w:vertAlign w:val="superscript"/>
        </w:rPr>
        <w:t>7</w:t>
      </w:r>
      <w:r w:rsidRPr="009241DE">
        <w:rPr>
          <w:rFonts w:ascii="Times New Roman" w:hAnsi="Times New Roman" w:cs="Times New Roman"/>
        </w:rPr>
        <w:t xml:space="preserve">, </w:t>
      </w:r>
      <w:r w:rsidRPr="006025F6">
        <w:rPr>
          <w:rFonts w:ascii="Times New Roman" w:hAnsi="Times New Roman" w:cs="Times New Roman"/>
        </w:rPr>
        <w:t>Samson A. Jenekhe</w:t>
      </w:r>
      <w:r w:rsidRPr="006025F6">
        <w:rPr>
          <w:rFonts w:ascii="Times New Roman" w:hAnsi="Times New Roman" w:cs="Times New Roman"/>
          <w:vertAlign w:val="superscript"/>
        </w:rPr>
        <w:t>5</w:t>
      </w:r>
      <w:r w:rsidRPr="006025F6">
        <w:rPr>
          <w:rFonts w:ascii="Times New Roman" w:hAnsi="Times New Roman" w:cs="Times New Roman"/>
        </w:rPr>
        <w:t>, Iain McCulloch</w:t>
      </w:r>
      <w:r w:rsidRPr="006025F6">
        <w:rPr>
          <w:rFonts w:ascii="Times New Roman" w:hAnsi="Times New Roman" w:cs="Times New Roman"/>
          <w:vertAlign w:val="superscript"/>
        </w:rPr>
        <w:t>6</w:t>
      </w:r>
      <w:r w:rsidRPr="006025F6">
        <w:rPr>
          <w:rFonts w:ascii="Times New Roman" w:hAnsi="Times New Roman" w:cs="Times New Roman"/>
        </w:rPr>
        <w:t>, Wei You</w:t>
      </w:r>
      <w:r w:rsidRPr="006025F6">
        <w:rPr>
          <w:rFonts w:ascii="Times New Roman" w:hAnsi="Times New Roman" w:cs="Times New Roman"/>
          <w:vertAlign w:val="superscript"/>
        </w:rPr>
        <w:t>4</w:t>
      </w:r>
      <w:r w:rsidRPr="006025F6">
        <w:rPr>
          <w:rFonts w:ascii="Times New Roman" w:hAnsi="Times New Roman" w:cs="Times New Roman"/>
        </w:rPr>
        <w:t xml:space="preserve">, </w:t>
      </w:r>
      <w:r w:rsidRPr="009241DE">
        <w:rPr>
          <w:rFonts w:ascii="Times New Roman" w:hAnsi="Times New Roman" w:cs="Times New Roman"/>
        </w:rPr>
        <w:t>John R. Reynolds</w:t>
      </w:r>
      <w:r w:rsidRPr="009241DE">
        <w:rPr>
          <w:rFonts w:ascii="Times New Roman" w:hAnsi="Times New Roman" w:cs="Times New Roman"/>
          <w:vertAlign w:val="superscript"/>
        </w:rPr>
        <w:t>7</w:t>
      </w:r>
      <w:r>
        <w:rPr>
          <w:rFonts w:ascii="Times New Roman" w:hAnsi="Times New Roman" w:cs="Times New Roman"/>
          <w:vertAlign w:val="superscript"/>
        </w:rPr>
        <w:t>,</w:t>
      </w:r>
      <w:r>
        <w:rPr>
          <w:rFonts w:ascii="Times New Roman" w:hAnsi="Times New Roman" w:cs="Times New Roman"/>
        </w:rPr>
        <w:t>*,</w:t>
      </w:r>
      <w:r w:rsidRPr="006025F6">
        <w:rPr>
          <w:rFonts w:ascii="Times New Roman" w:hAnsi="Times New Roman" w:cs="Times New Roman"/>
        </w:rPr>
        <w:t xml:space="preserve"> Nicholas E. Jackson</w:t>
      </w:r>
      <w:r w:rsidRPr="006025F6">
        <w:rPr>
          <w:rFonts w:ascii="Times New Roman" w:hAnsi="Times New Roman" w:cs="Times New Roman"/>
          <w:vertAlign w:val="superscript"/>
        </w:rPr>
        <w:t>1,2,3,8,</w:t>
      </w:r>
      <w:r w:rsidRPr="006025F6">
        <w:rPr>
          <w:rFonts w:ascii="Times New Roman" w:hAnsi="Times New Roman" w:cs="Times New Roman"/>
        </w:rPr>
        <w:t>*, Ying Diao</w:t>
      </w:r>
      <w:r w:rsidRPr="006025F6">
        <w:rPr>
          <w:rFonts w:ascii="Times New Roman" w:hAnsi="Times New Roman" w:cs="Times New Roman"/>
          <w:vertAlign w:val="superscript"/>
        </w:rPr>
        <w:t>1,2,3,8,</w:t>
      </w:r>
      <w:r w:rsidRPr="006025F6">
        <w:rPr>
          <w:rFonts w:ascii="Times New Roman" w:hAnsi="Times New Roman" w:cs="Times New Roman"/>
        </w:rPr>
        <w:t>*</w:t>
      </w:r>
    </w:p>
    <w:p w14:paraId="1870AA14"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1</w:t>
      </w:r>
      <w:r w:rsidRPr="006025F6">
        <w:rPr>
          <w:rFonts w:ascii="Times New Roman" w:hAnsi="Times New Roman" w:cs="Times New Roman"/>
          <w:lang w:eastAsia="zh-TW"/>
        </w:rPr>
        <w:t>Department of Materials Science and Engineering</w:t>
      </w:r>
      <w:r w:rsidRPr="006025F6">
        <w:rPr>
          <w:rFonts w:ascii="Times New Roman" w:hAnsi="Times New Roman" w:cs="Times New Roman"/>
        </w:rPr>
        <w:t xml:space="preserve">, </w:t>
      </w:r>
      <w:r w:rsidRPr="006025F6">
        <w:rPr>
          <w:rFonts w:ascii="Times New Roman" w:hAnsi="Times New Roman" w:cs="Times New Roman"/>
          <w:lang w:eastAsia="zh-TW"/>
        </w:rPr>
        <w:t>University of Illinois Urbana−Champaign, 600 S. Mathews Avenue, Urbana, Illinois 61801, United States</w:t>
      </w:r>
    </w:p>
    <w:p w14:paraId="35398381" w14:textId="77777777" w:rsidR="00404908" w:rsidRPr="006025F6" w:rsidRDefault="00404908" w:rsidP="00404908">
      <w:pPr>
        <w:spacing w:line="240" w:lineRule="auto"/>
        <w:jc w:val="both"/>
        <w:rPr>
          <w:rFonts w:ascii="Times New Roman" w:hAnsi="Times New Roman" w:cs="Times New Roman"/>
          <w:lang w:eastAsia="zh-TW"/>
        </w:rPr>
      </w:pPr>
      <w:r w:rsidRPr="006025F6">
        <w:rPr>
          <w:rFonts w:ascii="Times New Roman" w:hAnsi="Times New Roman" w:cs="Times New Roman"/>
          <w:vertAlign w:val="superscript"/>
        </w:rPr>
        <w:t>2</w:t>
      </w:r>
      <w:r w:rsidRPr="006025F6">
        <w:rPr>
          <w:rFonts w:ascii="Times New Roman" w:hAnsi="Times New Roman" w:cs="Times New Roman"/>
          <w:lang w:eastAsia="zh-TW"/>
        </w:rPr>
        <w:t>Department of Chemical and Biomolecular Engineering, University of Illinois Urbana−Champaign, 600 S. Mathews Avenue, Urbana, Illinois 61801, United States</w:t>
      </w:r>
    </w:p>
    <w:p w14:paraId="7A76B537" w14:textId="77777777" w:rsidR="00404908" w:rsidRPr="006025F6" w:rsidRDefault="00404908" w:rsidP="00404908">
      <w:pPr>
        <w:spacing w:line="240" w:lineRule="auto"/>
        <w:jc w:val="both"/>
        <w:rPr>
          <w:rFonts w:ascii="Times New Roman" w:hAnsi="Times New Roman" w:cs="Times New Roman"/>
          <w:lang w:eastAsia="zh-TW"/>
        </w:rPr>
      </w:pPr>
      <w:r w:rsidRPr="006025F6">
        <w:rPr>
          <w:rFonts w:ascii="Times New Roman" w:hAnsi="Times New Roman" w:cs="Times New Roman"/>
          <w:vertAlign w:val="superscript"/>
        </w:rPr>
        <w:t>3</w:t>
      </w:r>
      <w:r w:rsidRPr="006025F6">
        <w:rPr>
          <w:rFonts w:ascii="Times New Roman" w:hAnsi="Times New Roman" w:cs="Times New Roman"/>
          <w:lang w:eastAsia="zh-TW"/>
        </w:rPr>
        <w:t>Department of Chemistry, Department of Materials Science and Engineering</w:t>
      </w:r>
      <w:r w:rsidRPr="006025F6">
        <w:rPr>
          <w:rFonts w:ascii="Times New Roman" w:hAnsi="Times New Roman" w:cs="Times New Roman"/>
        </w:rPr>
        <w:t xml:space="preserve">, </w:t>
      </w:r>
      <w:r w:rsidRPr="006025F6">
        <w:rPr>
          <w:rFonts w:ascii="Times New Roman" w:hAnsi="Times New Roman" w:cs="Times New Roman"/>
          <w:lang w:eastAsia="zh-TW"/>
        </w:rPr>
        <w:t>University of Illinois Urbana−Champaign, 600 S. Mathews Avenue, Urbana, Illinois 61801, United States</w:t>
      </w:r>
    </w:p>
    <w:p w14:paraId="3712F884"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4</w:t>
      </w:r>
      <w:r w:rsidRPr="006025F6">
        <w:rPr>
          <w:rFonts w:ascii="Times New Roman" w:hAnsi="Times New Roman" w:cs="Times New Roman"/>
        </w:rPr>
        <w:t>Department of Chemistry, University of North Carolina, Chapel Hill, North Carolina 27599, United States</w:t>
      </w:r>
    </w:p>
    <w:p w14:paraId="6DD4AB67"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5</w:t>
      </w:r>
      <w:r w:rsidRPr="006025F6">
        <w:rPr>
          <w:rFonts w:ascii="Times New Roman" w:hAnsi="Times New Roman" w:cs="Times New Roman"/>
        </w:rPr>
        <w:t>Department of Chemical Engineering, University of Washington, Seattle, Washington 98195, United States</w:t>
      </w:r>
    </w:p>
    <w:p w14:paraId="12C08B40"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6</w:t>
      </w:r>
      <w:r w:rsidRPr="006025F6">
        <w:rPr>
          <w:rFonts w:ascii="Times New Roman" w:hAnsi="Times New Roman" w:cs="Times New Roman"/>
        </w:rPr>
        <w:t>Department of Chemistry, University of Oxford, Oxford, UK</w:t>
      </w:r>
    </w:p>
    <w:p w14:paraId="7FAAE166"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7</w:t>
      </w:r>
      <w:r w:rsidRPr="006025F6">
        <w:rPr>
          <w:rFonts w:ascii="Times New Roman" w:hAnsi="Times New Roman" w:cs="Times New Roman"/>
        </w:rPr>
        <w:t>School of Chemistry and Biochemistry, School of Materials Science and Engineering, Georgia Institute of Technology, Atlanta, Georgia 30322, United States</w:t>
      </w:r>
    </w:p>
    <w:p w14:paraId="59960D60" w14:textId="77777777" w:rsidR="00404908" w:rsidRPr="006025F6" w:rsidRDefault="00404908" w:rsidP="00404908">
      <w:pPr>
        <w:spacing w:line="240" w:lineRule="auto"/>
        <w:jc w:val="both"/>
        <w:rPr>
          <w:rFonts w:ascii="Times New Roman" w:hAnsi="Times New Roman" w:cs="Times New Roman"/>
        </w:rPr>
      </w:pPr>
      <w:r w:rsidRPr="006025F6">
        <w:rPr>
          <w:rFonts w:ascii="Times New Roman" w:hAnsi="Times New Roman" w:cs="Times New Roman"/>
          <w:vertAlign w:val="superscript"/>
        </w:rPr>
        <w:t>8</w:t>
      </w:r>
      <w:r w:rsidRPr="006025F6">
        <w:rPr>
          <w:rFonts w:ascii="Times New Roman" w:hAnsi="Times New Roman" w:cs="Times New Roman"/>
        </w:rPr>
        <w:t>Beckman Institute for Advanced Science and Technology, University of Illinois Urbana−Champaign, Urbana, Illinois 61801, United States</w:t>
      </w:r>
    </w:p>
    <w:p w14:paraId="6C8BF783" w14:textId="77777777" w:rsidR="00404908" w:rsidRPr="009241DE" w:rsidRDefault="00404908" w:rsidP="00404908">
      <w:pPr>
        <w:spacing w:line="480" w:lineRule="auto"/>
        <w:jc w:val="both"/>
        <w:rPr>
          <w:rFonts w:ascii="Times New Roman" w:hAnsi="Times New Roman" w:cs="Times New Roman"/>
        </w:rPr>
      </w:pPr>
    </w:p>
    <w:p w14:paraId="50A33C0C" w14:textId="77777777" w:rsidR="00404908" w:rsidRPr="006025F6" w:rsidRDefault="00404908" w:rsidP="00404908">
      <w:pPr>
        <w:spacing w:line="240" w:lineRule="auto"/>
        <w:jc w:val="both"/>
        <w:rPr>
          <w:rFonts w:ascii="Times New Roman" w:hAnsi="Times New Roman" w:cs="Times New Roman"/>
          <w:color w:val="000000"/>
          <w:vertAlign w:val="superscript"/>
        </w:rPr>
      </w:pPr>
      <w:r w:rsidRPr="009241DE">
        <w:rPr>
          <w:rFonts w:ascii="Times New Roman" w:hAnsi="Times New Roman" w:cs="Times New Roman"/>
        </w:rPr>
        <w:t>†These authors contributed equally to this work.</w:t>
      </w:r>
    </w:p>
    <w:p w14:paraId="21438216" w14:textId="77777777" w:rsidR="00404908" w:rsidRDefault="00404908" w:rsidP="00404908">
      <w:pPr>
        <w:spacing w:line="480" w:lineRule="auto"/>
        <w:jc w:val="both"/>
        <w:rPr>
          <w:rFonts w:ascii="Times New Roman" w:hAnsi="Times New Roman" w:cs="Times New Roman"/>
          <w:b/>
          <w:bCs/>
        </w:rPr>
      </w:pPr>
    </w:p>
    <w:p w14:paraId="35E244C8" w14:textId="77777777" w:rsidR="00404908" w:rsidRPr="009241DE" w:rsidRDefault="00404908" w:rsidP="00404908">
      <w:pPr>
        <w:spacing w:after="0" w:line="240" w:lineRule="auto"/>
        <w:rPr>
          <w:rFonts w:ascii="Times New Roman" w:hAnsi="Times New Roman" w:cs="Times New Roman"/>
        </w:rPr>
      </w:pPr>
      <w:r w:rsidRPr="009241DE">
        <w:rPr>
          <w:rFonts w:ascii="Times New Roman" w:hAnsi="Times New Roman" w:cs="Times New Roman"/>
        </w:rPr>
        <w:t xml:space="preserve">For correspondence:  </w:t>
      </w:r>
    </w:p>
    <w:p w14:paraId="44758EBD" w14:textId="77777777" w:rsidR="00404908" w:rsidRPr="009241DE" w:rsidRDefault="00404908" w:rsidP="00404908">
      <w:pPr>
        <w:spacing w:after="0" w:line="240" w:lineRule="auto"/>
        <w:rPr>
          <w:rFonts w:ascii="Times New Roman" w:hAnsi="Times New Roman" w:cs="Times New Roman"/>
        </w:rPr>
      </w:pPr>
      <w:r w:rsidRPr="009241DE">
        <w:rPr>
          <w:rFonts w:ascii="Times New Roman" w:hAnsi="Times New Roman" w:cs="Times New Roman"/>
        </w:rPr>
        <w:t>yingdiao@illinois.edu,  jacksonn@illinois.edu,  reynolds@chemistry.gatech.edu</w:t>
      </w:r>
    </w:p>
    <w:p w14:paraId="29B6B9BA" w14:textId="1653823C" w:rsidR="00B74574" w:rsidRPr="00404908" w:rsidRDefault="00B74574">
      <w:pPr>
        <w:rPr>
          <w:rFonts w:ascii="Times New Roman" w:hAnsi="Times New Roman" w:cs="Times New Roman"/>
          <w:b/>
          <w:bCs/>
        </w:rPr>
      </w:pPr>
      <w:r w:rsidRPr="00404908">
        <w:rPr>
          <w:rFonts w:ascii="Times New Roman" w:hAnsi="Times New Roman" w:cs="Times New Roman"/>
          <w:b/>
          <w:bCs/>
        </w:rPr>
        <w:br w:type="page"/>
      </w:r>
    </w:p>
    <w:p w14:paraId="289C1139" w14:textId="559FEE8B" w:rsidR="004E7A50" w:rsidRPr="00404908" w:rsidRDefault="008C3A1B" w:rsidP="00DA35DC">
      <w:pPr>
        <w:spacing w:after="120" w:line="480" w:lineRule="auto"/>
        <w:jc w:val="both"/>
        <w:rPr>
          <w:rFonts w:ascii="Times New Roman" w:hAnsi="Times New Roman" w:cs="Times New Roman"/>
          <w:noProof/>
        </w:rPr>
      </w:pPr>
      <w:commentRangeStart w:id="0"/>
      <w:commentRangeStart w:id="1"/>
      <w:r w:rsidRPr="00BF2B97">
        <w:rPr>
          <w:rFonts w:ascii="Times New Roman" w:eastAsia="DengXian" w:hAnsi="Times New Roman" w:cs="Times New Roman"/>
          <w:b/>
          <w:bCs/>
          <w:lang w:eastAsia="zh-CN"/>
        </w:rPr>
        <w:lastRenderedPageBreak/>
        <w:t>Table of Contents</w:t>
      </w:r>
      <w:commentRangeEnd w:id="0"/>
      <w:r w:rsidR="001D134B" w:rsidRPr="00BF2B97">
        <w:rPr>
          <w:rStyle w:val="CommentReference"/>
          <w:rFonts w:ascii="Times New Roman" w:eastAsia="DengXian" w:hAnsi="Times New Roman" w:cs="Times New Roman"/>
          <w:b/>
          <w:bCs/>
          <w:sz w:val="24"/>
          <w:szCs w:val="24"/>
          <w:lang w:eastAsia="zh-CN"/>
        </w:rPr>
        <w:commentReference w:id="0"/>
      </w:r>
      <w:commentRangeEnd w:id="1"/>
      <w:r w:rsidR="00D004E1" w:rsidRPr="00BF2B97">
        <w:rPr>
          <w:rStyle w:val="CommentReference"/>
          <w:rFonts w:ascii="Times New Roman" w:eastAsia="DengXian" w:hAnsi="Times New Roman" w:cs="Times New Roman"/>
          <w:b/>
          <w:bCs/>
          <w:sz w:val="24"/>
          <w:szCs w:val="24"/>
          <w:lang w:eastAsia="zh-CN"/>
        </w:rPr>
        <w:commentReference w:id="1"/>
      </w:r>
      <w:r w:rsidR="00186E9E" w:rsidRPr="00BF2B97">
        <w:rPr>
          <w:rFonts w:ascii="Times New Roman" w:eastAsia="DengXian" w:hAnsi="Times New Roman" w:cs="Times New Roman"/>
          <w:b/>
          <w:bCs/>
          <w:lang w:eastAsia="zh-CN"/>
        </w:rPr>
        <w:fldChar w:fldCharType="begin"/>
      </w:r>
      <w:r w:rsidR="00186E9E" w:rsidRPr="00BF2B97">
        <w:rPr>
          <w:rFonts w:ascii="Times New Roman" w:eastAsia="DengXian" w:hAnsi="Times New Roman" w:cs="Times New Roman"/>
          <w:b/>
          <w:bCs/>
          <w:lang w:eastAsia="zh-CN"/>
        </w:rPr>
        <w:instrText xml:space="preserve"> TOC \o "1-1" \h \z \u </w:instrText>
      </w:r>
      <w:r w:rsidR="00186E9E" w:rsidRPr="00BF2B97">
        <w:rPr>
          <w:rFonts w:ascii="Times New Roman" w:eastAsia="DengXian" w:hAnsi="Times New Roman" w:cs="Times New Roman"/>
          <w:b/>
          <w:bCs/>
          <w:lang w:eastAsia="zh-CN"/>
        </w:rPr>
        <w:fldChar w:fldCharType="separate"/>
      </w:r>
    </w:p>
    <w:p w14:paraId="6537E32C" w14:textId="706F833D" w:rsidR="004E7A50" w:rsidRPr="00B010A6" w:rsidRDefault="004E7A50">
      <w:pPr>
        <w:pStyle w:val="TOC1"/>
        <w:tabs>
          <w:tab w:val="right" w:leader="dot" w:pos="9350"/>
        </w:tabs>
        <w:rPr>
          <w:rFonts w:ascii="Times New Roman" w:hAnsi="Times New Roman" w:cs="Times New Roman"/>
          <w:b w:val="0"/>
          <w:bCs w:val="0"/>
          <w:caps w:val="0"/>
          <w:noProof/>
          <w:sz w:val="32"/>
          <w:szCs w:val="36"/>
          <w:lang w:eastAsia="zh-CN"/>
        </w:rPr>
      </w:pPr>
      <w:hyperlink w:anchor="_Toc238129017" w:history="1">
        <w:r w:rsidRPr="00404908">
          <w:rPr>
            <w:rStyle w:val="Hyperlink"/>
            <w:rFonts w:ascii="Times New Roman" w:eastAsia="DengXian" w:hAnsi="Times New Roman" w:cs="Times New Roman"/>
            <w:caps w:val="0"/>
            <w:noProof/>
            <w:sz w:val="24"/>
            <w:szCs w:val="24"/>
            <w:lang w:eastAsia="zh-CN"/>
          </w:rPr>
          <w:t xml:space="preserve">Section S1. </w:t>
        </w:r>
        <w:r w:rsidR="001F55A3" w:rsidRPr="001F55A3">
          <w:rPr>
            <w:rStyle w:val="Hyperlink"/>
            <w:rFonts w:ascii="Times New Roman" w:eastAsia="DengXian" w:hAnsi="Times New Roman" w:cs="Times New Roman"/>
            <w:b w:val="0"/>
            <w:bCs w:val="0"/>
            <w:caps w:val="0"/>
            <w:noProof/>
            <w:sz w:val="24"/>
            <w:szCs w:val="24"/>
            <w:lang w:eastAsia="zh-CN"/>
          </w:rPr>
          <w:t>Experimental Details for Chirality Measurements and Dataset Construction.</w:t>
        </w:r>
        <w:r w:rsidRPr="00B010A6">
          <w:rPr>
            <w:rFonts w:ascii="Times New Roman" w:hAnsi="Times New Roman" w:cs="Times New Roman"/>
            <w:b w:val="0"/>
            <w:bCs w:val="0"/>
            <w:caps w:val="0"/>
            <w:noProof/>
            <w:webHidden/>
            <w:sz w:val="24"/>
            <w:szCs w:val="24"/>
          </w:rPr>
          <w:tab/>
        </w:r>
        <w:r w:rsidRPr="00B010A6">
          <w:rPr>
            <w:rFonts w:ascii="Times New Roman" w:hAnsi="Times New Roman" w:cs="Times New Roman"/>
            <w:b w:val="0"/>
            <w:bCs w:val="0"/>
            <w:caps w:val="0"/>
            <w:noProof/>
            <w:webHidden/>
            <w:sz w:val="24"/>
            <w:szCs w:val="24"/>
          </w:rPr>
          <w:fldChar w:fldCharType="begin"/>
        </w:r>
        <w:r w:rsidRPr="00B010A6">
          <w:rPr>
            <w:rFonts w:ascii="Times New Roman" w:hAnsi="Times New Roman" w:cs="Times New Roman"/>
            <w:b w:val="0"/>
            <w:bCs w:val="0"/>
            <w:caps w:val="0"/>
            <w:noProof/>
            <w:webHidden/>
            <w:sz w:val="24"/>
            <w:szCs w:val="24"/>
          </w:rPr>
          <w:instrText xml:space="preserve"> PAGEREF _Toc238129017 \h </w:instrText>
        </w:r>
        <w:r w:rsidRPr="00B010A6">
          <w:rPr>
            <w:rFonts w:ascii="Times New Roman" w:hAnsi="Times New Roman" w:cs="Times New Roman"/>
            <w:b w:val="0"/>
            <w:bCs w:val="0"/>
            <w:caps w:val="0"/>
            <w:noProof/>
            <w:webHidden/>
            <w:sz w:val="24"/>
            <w:szCs w:val="24"/>
          </w:rPr>
        </w:r>
        <w:r w:rsidRPr="00B010A6">
          <w:rPr>
            <w:rFonts w:ascii="Times New Roman" w:hAnsi="Times New Roman" w:cs="Times New Roman"/>
            <w:b w:val="0"/>
            <w:bCs w:val="0"/>
            <w:caps w:val="0"/>
            <w:noProof/>
            <w:webHidden/>
            <w:sz w:val="24"/>
            <w:szCs w:val="24"/>
          </w:rPr>
          <w:fldChar w:fldCharType="separate"/>
        </w:r>
        <w:r w:rsidR="00380C8C" w:rsidRPr="00E83435">
          <w:rPr>
            <w:rFonts w:ascii="Times New Roman" w:hAnsi="Times New Roman" w:cs="Times New Roman"/>
            <w:b w:val="0"/>
            <w:bCs w:val="0"/>
            <w:caps w:val="0"/>
            <w:noProof/>
            <w:webHidden/>
            <w:sz w:val="24"/>
            <w:szCs w:val="24"/>
          </w:rPr>
          <w:t>4</w:t>
        </w:r>
        <w:r w:rsidRPr="00B010A6">
          <w:rPr>
            <w:rFonts w:ascii="Times New Roman" w:hAnsi="Times New Roman" w:cs="Times New Roman"/>
            <w:b w:val="0"/>
            <w:bCs w:val="0"/>
            <w:caps w:val="0"/>
            <w:noProof/>
            <w:webHidden/>
            <w:sz w:val="24"/>
            <w:szCs w:val="24"/>
          </w:rPr>
          <w:fldChar w:fldCharType="end"/>
        </w:r>
      </w:hyperlink>
    </w:p>
    <w:p w14:paraId="2C12FF01" w14:textId="7235BF0D" w:rsidR="004E7A50" w:rsidRPr="00B010A6" w:rsidRDefault="004E7A50">
      <w:pPr>
        <w:pStyle w:val="TOC1"/>
        <w:tabs>
          <w:tab w:val="right" w:leader="dot" w:pos="9350"/>
        </w:tabs>
        <w:rPr>
          <w:rFonts w:ascii="Times New Roman" w:hAnsi="Times New Roman" w:cs="Times New Roman"/>
          <w:b w:val="0"/>
          <w:bCs w:val="0"/>
          <w:caps w:val="0"/>
          <w:noProof/>
          <w:sz w:val="32"/>
          <w:szCs w:val="36"/>
          <w:lang w:eastAsia="zh-CN"/>
        </w:rPr>
      </w:pPr>
      <w:hyperlink w:anchor="_Toc238129018" w:history="1">
        <w:r w:rsidRPr="00404908">
          <w:rPr>
            <w:rStyle w:val="Hyperlink"/>
            <w:rFonts w:ascii="Times New Roman" w:eastAsia="DengXian" w:hAnsi="Times New Roman" w:cs="Times New Roman"/>
            <w:caps w:val="0"/>
            <w:noProof/>
            <w:sz w:val="24"/>
            <w:szCs w:val="24"/>
            <w:lang w:eastAsia="zh-CN"/>
          </w:rPr>
          <w:t xml:space="preserve">Section S2. </w:t>
        </w:r>
        <w:r w:rsidRPr="00B010A6">
          <w:rPr>
            <w:rStyle w:val="Hyperlink"/>
            <w:rFonts w:ascii="Times New Roman" w:eastAsia="DengXian" w:hAnsi="Times New Roman" w:cs="Times New Roman"/>
            <w:b w:val="0"/>
            <w:bCs w:val="0"/>
            <w:caps w:val="0"/>
            <w:noProof/>
            <w:sz w:val="24"/>
            <w:szCs w:val="24"/>
            <w:lang w:eastAsia="zh-CN"/>
          </w:rPr>
          <w:t>Details on features considered in this study.</w:t>
        </w:r>
        <w:r w:rsidRPr="00B010A6">
          <w:rPr>
            <w:rFonts w:ascii="Times New Roman" w:hAnsi="Times New Roman" w:cs="Times New Roman"/>
            <w:b w:val="0"/>
            <w:bCs w:val="0"/>
            <w:caps w:val="0"/>
            <w:noProof/>
            <w:webHidden/>
            <w:sz w:val="24"/>
            <w:szCs w:val="24"/>
          </w:rPr>
          <w:tab/>
        </w:r>
        <w:r w:rsidR="001F55A3">
          <w:rPr>
            <w:rFonts w:ascii="Times New Roman" w:hAnsi="Times New Roman" w:cs="Times New Roman"/>
            <w:b w:val="0"/>
            <w:bCs w:val="0"/>
            <w:caps w:val="0"/>
            <w:noProof/>
            <w:webHidden/>
            <w:sz w:val="24"/>
            <w:szCs w:val="24"/>
          </w:rPr>
          <w:t>17</w:t>
        </w:r>
      </w:hyperlink>
    </w:p>
    <w:p w14:paraId="6FCD920B" w14:textId="7F54EE42" w:rsidR="004E7A50" w:rsidRPr="00B010A6" w:rsidRDefault="004E7A50">
      <w:pPr>
        <w:pStyle w:val="TOC1"/>
        <w:tabs>
          <w:tab w:val="right" w:leader="dot" w:pos="9350"/>
        </w:tabs>
        <w:rPr>
          <w:rFonts w:ascii="Times New Roman" w:hAnsi="Times New Roman" w:cs="Times New Roman"/>
          <w:b w:val="0"/>
          <w:bCs w:val="0"/>
          <w:caps w:val="0"/>
          <w:noProof/>
          <w:sz w:val="32"/>
          <w:szCs w:val="36"/>
          <w:lang w:eastAsia="zh-CN"/>
        </w:rPr>
      </w:pPr>
      <w:hyperlink w:anchor="_Toc238129019" w:history="1">
        <w:r w:rsidRPr="00404908">
          <w:rPr>
            <w:rStyle w:val="Hyperlink"/>
            <w:rFonts w:ascii="Times New Roman" w:eastAsia="DengXian" w:hAnsi="Times New Roman" w:cs="Times New Roman"/>
            <w:caps w:val="0"/>
            <w:noProof/>
            <w:sz w:val="24"/>
            <w:szCs w:val="24"/>
            <w:lang w:eastAsia="zh-CN"/>
          </w:rPr>
          <w:t xml:space="preserve">Section S3. </w:t>
        </w:r>
        <w:r w:rsidRPr="00B010A6">
          <w:rPr>
            <w:rStyle w:val="Hyperlink"/>
            <w:rFonts w:ascii="Times New Roman" w:eastAsia="DengXian" w:hAnsi="Times New Roman" w:cs="Times New Roman"/>
            <w:b w:val="0"/>
            <w:bCs w:val="0"/>
            <w:caps w:val="0"/>
            <w:noProof/>
            <w:sz w:val="24"/>
            <w:szCs w:val="24"/>
            <w:lang w:eastAsia="zh-CN"/>
          </w:rPr>
          <w:t>Selection of machine-learning framework.</w:t>
        </w:r>
        <w:r w:rsidRPr="00B010A6">
          <w:rPr>
            <w:rFonts w:ascii="Times New Roman" w:hAnsi="Times New Roman" w:cs="Times New Roman"/>
            <w:b w:val="0"/>
            <w:bCs w:val="0"/>
            <w:caps w:val="0"/>
            <w:noProof/>
            <w:webHidden/>
            <w:sz w:val="24"/>
            <w:szCs w:val="24"/>
          </w:rPr>
          <w:tab/>
        </w:r>
        <w:r w:rsidRPr="00B010A6">
          <w:rPr>
            <w:rFonts w:ascii="Times New Roman" w:hAnsi="Times New Roman" w:cs="Times New Roman"/>
            <w:b w:val="0"/>
            <w:bCs w:val="0"/>
            <w:caps w:val="0"/>
            <w:noProof/>
            <w:webHidden/>
            <w:sz w:val="24"/>
            <w:szCs w:val="24"/>
          </w:rPr>
          <w:fldChar w:fldCharType="begin"/>
        </w:r>
        <w:r w:rsidRPr="00B010A6">
          <w:rPr>
            <w:rFonts w:ascii="Times New Roman" w:hAnsi="Times New Roman" w:cs="Times New Roman"/>
            <w:b w:val="0"/>
            <w:bCs w:val="0"/>
            <w:caps w:val="0"/>
            <w:noProof/>
            <w:webHidden/>
            <w:sz w:val="24"/>
            <w:szCs w:val="24"/>
          </w:rPr>
          <w:instrText xml:space="preserve"> PAGEREF _Toc238129019 \h </w:instrText>
        </w:r>
        <w:r w:rsidRPr="00B010A6">
          <w:rPr>
            <w:rFonts w:ascii="Times New Roman" w:hAnsi="Times New Roman" w:cs="Times New Roman"/>
            <w:b w:val="0"/>
            <w:bCs w:val="0"/>
            <w:caps w:val="0"/>
            <w:noProof/>
            <w:webHidden/>
            <w:sz w:val="24"/>
            <w:szCs w:val="24"/>
          </w:rPr>
        </w:r>
        <w:r w:rsidRPr="00B010A6">
          <w:rPr>
            <w:rFonts w:ascii="Times New Roman" w:hAnsi="Times New Roman" w:cs="Times New Roman"/>
            <w:b w:val="0"/>
            <w:bCs w:val="0"/>
            <w:caps w:val="0"/>
            <w:noProof/>
            <w:webHidden/>
            <w:sz w:val="24"/>
            <w:szCs w:val="24"/>
          </w:rPr>
          <w:fldChar w:fldCharType="separate"/>
        </w:r>
        <w:r w:rsidR="00380C8C" w:rsidRPr="00B010A6">
          <w:rPr>
            <w:rFonts w:ascii="Times New Roman" w:hAnsi="Times New Roman" w:cs="Times New Roman"/>
            <w:b w:val="0"/>
            <w:bCs w:val="0"/>
            <w:caps w:val="0"/>
            <w:noProof/>
            <w:webHidden/>
            <w:sz w:val="24"/>
            <w:szCs w:val="24"/>
          </w:rPr>
          <w:t>1</w:t>
        </w:r>
        <w:r w:rsidR="001F55A3">
          <w:rPr>
            <w:rFonts w:ascii="Times New Roman" w:hAnsi="Times New Roman" w:cs="Times New Roman"/>
            <w:b w:val="0"/>
            <w:bCs w:val="0"/>
            <w:caps w:val="0"/>
            <w:noProof/>
            <w:webHidden/>
            <w:sz w:val="24"/>
            <w:szCs w:val="24"/>
          </w:rPr>
          <w:t>8</w:t>
        </w:r>
        <w:r w:rsidRPr="00B010A6">
          <w:rPr>
            <w:rFonts w:ascii="Times New Roman" w:hAnsi="Times New Roman" w:cs="Times New Roman"/>
            <w:b w:val="0"/>
            <w:bCs w:val="0"/>
            <w:caps w:val="0"/>
            <w:noProof/>
            <w:webHidden/>
            <w:sz w:val="24"/>
            <w:szCs w:val="24"/>
          </w:rPr>
          <w:fldChar w:fldCharType="end"/>
        </w:r>
      </w:hyperlink>
    </w:p>
    <w:p w14:paraId="3C68912E" w14:textId="6B31C13C" w:rsidR="004E7A50" w:rsidRPr="00B010A6" w:rsidRDefault="004E7A50">
      <w:pPr>
        <w:pStyle w:val="TOC1"/>
        <w:tabs>
          <w:tab w:val="right" w:leader="dot" w:pos="9350"/>
        </w:tabs>
        <w:rPr>
          <w:rFonts w:ascii="Times New Roman" w:hAnsi="Times New Roman" w:cs="Times New Roman"/>
          <w:b w:val="0"/>
          <w:bCs w:val="0"/>
          <w:caps w:val="0"/>
          <w:noProof/>
          <w:sz w:val="32"/>
          <w:szCs w:val="36"/>
          <w:lang w:eastAsia="zh-CN"/>
        </w:rPr>
      </w:pPr>
      <w:hyperlink w:anchor="_Toc238129020" w:history="1">
        <w:r w:rsidRPr="00404908">
          <w:rPr>
            <w:rStyle w:val="Hyperlink"/>
            <w:rFonts w:ascii="Times New Roman" w:eastAsia="DengXian" w:hAnsi="Times New Roman" w:cs="Times New Roman"/>
            <w:caps w:val="0"/>
            <w:noProof/>
            <w:sz w:val="24"/>
            <w:szCs w:val="24"/>
            <w:lang w:eastAsia="zh-CN"/>
          </w:rPr>
          <w:t xml:space="preserve">Section S4. </w:t>
        </w:r>
        <w:r w:rsidRPr="00B010A6">
          <w:rPr>
            <w:rStyle w:val="Hyperlink"/>
            <w:rFonts w:ascii="Times New Roman" w:eastAsia="DengXian" w:hAnsi="Times New Roman" w:cs="Times New Roman"/>
            <w:b w:val="0"/>
            <w:bCs w:val="0"/>
            <w:caps w:val="0"/>
            <w:noProof/>
            <w:sz w:val="24"/>
            <w:szCs w:val="24"/>
            <w:lang w:eastAsia="zh-CN"/>
          </w:rPr>
          <w:t>Family related RF classification model performance.</w:t>
        </w:r>
        <w:r w:rsidRPr="00B010A6">
          <w:rPr>
            <w:rFonts w:ascii="Times New Roman" w:hAnsi="Times New Roman" w:cs="Times New Roman"/>
            <w:b w:val="0"/>
            <w:bCs w:val="0"/>
            <w:caps w:val="0"/>
            <w:noProof/>
            <w:webHidden/>
            <w:sz w:val="24"/>
            <w:szCs w:val="24"/>
          </w:rPr>
          <w:tab/>
        </w:r>
        <w:r w:rsidR="001F55A3">
          <w:rPr>
            <w:rFonts w:ascii="Times New Roman" w:hAnsi="Times New Roman" w:cs="Times New Roman"/>
            <w:b w:val="0"/>
            <w:bCs w:val="0"/>
            <w:caps w:val="0"/>
            <w:noProof/>
            <w:webHidden/>
            <w:sz w:val="24"/>
            <w:szCs w:val="24"/>
          </w:rPr>
          <w:t>2</w:t>
        </w:r>
        <w:r w:rsidR="00C3400C">
          <w:rPr>
            <w:rFonts w:ascii="Times New Roman" w:eastAsia="DengXian" w:hAnsi="Times New Roman" w:cs="Times New Roman" w:hint="eastAsia"/>
            <w:b w:val="0"/>
            <w:bCs w:val="0"/>
            <w:caps w:val="0"/>
            <w:noProof/>
            <w:webHidden/>
            <w:sz w:val="24"/>
            <w:szCs w:val="24"/>
            <w:lang w:eastAsia="zh-CN"/>
          </w:rPr>
          <w:t>1</w:t>
        </w:r>
      </w:hyperlink>
    </w:p>
    <w:p w14:paraId="12965BD1" w14:textId="18463807" w:rsidR="004E7A50" w:rsidRPr="00B010A6" w:rsidRDefault="004E7A50">
      <w:pPr>
        <w:pStyle w:val="TOC1"/>
        <w:tabs>
          <w:tab w:val="right" w:leader="dot" w:pos="9350"/>
        </w:tabs>
        <w:rPr>
          <w:rFonts w:ascii="Times New Roman" w:hAnsi="Times New Roman" w:cs="Times New Roman"/>
          <w:b w:val="0"/>
          <w:bCs w:val="0"/>
          <w:caps w:val="0"/>
          <w:noProof/>
          <w:sz w:val="32"/>
          <w:szCs w:val="36"/>
          <w:lang w:eastAsia="zh-CN"/>
        </w:rPr>
      </w:pPr>
      <w:hyperlink w:anchor="_Toc238129021" w:history="1">
        <w:r w:rsidRPr="00404908">
          <w:rPr>
            <w:rStyle w:val="Hyperlink"/>
            <w:rFonts w:ascii="Times New Roman" w:eastAsia="DengXian" w:hAnsi="Times New Roman" w:cs="Times New Roman"/>
            <w:caps w:val="0"/>
            <w:noProof/>
            <w:sz w:val="24"/>
            <w:szCs w:val="24"/>
            <w:lang w:eastAsia="zh-CN"/>
          </w:rPr>
          <w:t xml:space="preserve">Section S5. </w:t>
        </w:r>
        <w:r w:rsidRPr="00B010A6">
          <w:rPr>
            <w:rStyle w:val="Hyperlink"/>
            <w:rFonts w:ascii="Times New Roman" w:eastAsia="DengXian" w:hAnsi="Times New Roman" w:cs="Times New Roman"/>
            <w:b w:val="0"/>
            <w:bCs w:val="0"/>
            <w:caps w:val="0"/>
            <w:noProof/>
            <w:sz w:val="24"/>
            <w:szCs w:val="24"/>
            <w:lang w:eastAsia="zh-CN"/>
          </w:rPr>
          <w:t>Solubility-based evidence supporting the proposed mechanism of chiral LLC formation.</w:t>
        </w:r>
        <w:r w:rsidRPr="00B010A6">
          <w:rPr>
            <w:rFonts w:ascii="Times New Roman" w:hAnsi="Times New Roman" w:cs="Times New Roman"/>
            <w:b w:val="0"/>
            <w:bCs w:val="0"/>
            <w:caps w:val="0"/>
            <w:noProof/>
            <w:webHidden/>
            <w:sz w:val="24"/>
            <w:szCs w:val="24"/>
          </w:rPr>
          <w:tab/>
        </w:r>
        <w:r w:rsidR="00BE2445">
          <w:rPr>
            <w:rFonts w:ascii="Times New Roman" w:hAnsi="Times New Roman" w:cs="Times New Roman"/>
            <w:b w:val="0"/>
            <w:bCs w:val="0"/>
            <w:caps w:val="0"/>
            <w:noProof/>
            <w:webHidden/>
            <w:sz w:val="24"/>
            <w:szCs w:val="24"/>
          </w:rPr>
          <w:t>2</w:t>
        </w:r>
        <w:r w:rsidR="00C3400C">
          <w:rPr>
            <w:rFonts w:ascii="Times New Roman" w:eastAsia="DengXian" w:hAnsi="Times New Roman" w:cs="Times New Roman" w:hint="eastAsia"/>
            <w:b w:val="0"/>
            <w:bCs w:val="0"/>
            <w:caps w:val="0"/>
            <w:noProof/>
            <w:webHidden/>
            <w:sz w:val="24"/>
            <w:szCs w:val="24"/>
            <w:lang w:eastAsia="zh-CN"/>
          </w:rPr>
          <w:t>4</w:t>
        </w:r>
      </w:hyperlink>
    </w:p>
    <w:p w14:paraId="674C34B8" w14:textId="2AF1A7DD" w:rsidR="00F757AA" w:rsidRPr="00B010A6" w:rsidRDefault="004E7A50" w:rsidP="00DA35DC">
      <w:pPr>
        <w:pStyle w:val="TOC1"/>
        <w:tabs>
          <w:tab w:val="right" w:leader="dot" w:pos="9350"/>
        </w:tabs>
        <w:rPr>
          <w:rFonts w:ascii="Times New Roman" w:eastAsia="DengXian" w:hAnsi="Times New Roman" w:cs="Times New Roman"/>
          <w:b w:val="0"/>
          <w:bCs w:val="0"/>
          <w:caps w:val="0"/>
          <w:noProof/>
          <w:color w:val="467886" w:themeColor="hyperlink"/>
          <w:sz w:val="24"/>
          <w:szCs w:val="24"/>
          <w:u w:val="single"/>
          <w:lang w:eastAsia="zh-CN"/>
        </w:rPr>
      </w:pPr>
      <w:hyperlink w:anchor="_Toc238129022" w:history="1">
        <w:r w:rsidRPr="00404908">
          <w:rPr>
            <w:rStyle w:val="Hyperlink"/>
            <w:rFonts w:ascii="Times New Roman" w:eastAsia="DengXian" w:hAnsi="Times New Roman" w:cs="Times New Roman"/>
            <w:caps w:val="0"/>
            <w:noProof/>
            <w:sz w:val="24"/>
            <w:szCs w:val="24"/>
            <w:lang w:eastAsia="zh-CN"/>
          </w:rPr>
          <w:t xml:space="preserve">Section S6. </w:t>
        </w:r>
        <w:r w:rsidRPr="00B010A6">
          <w:rPr>
            <w:rStyle w:val="Hyperlink"/>
            <w:rFonts w:ascii="Times New Roman" w:eastAsia="DengXian" w:hAnsi="Times New Roman" w:cs="Times New Roman"/>
            <w:b w:val="0"/>
            <w:bCs w:val="0"/>
            <w:caps w:val="0"/>
            <w:noProof/>
            <w:sz w:val="24"/>
            <w:szCs w:val="24"/>
            <w:lang w:eastAsia="zh-CN"/>
          </w:rPr>
          <w:t>Additional results for</w:t>
        </w:r>
        <w:r w:rsidR="00DA35DC" w:rsidRPr="00B010A6">
          <w:rPr>
            <w:rStyle w:val="Hyperlink"/>
            <w:rFonts w:ascii="Times New Roman" w:eastAsia="DengXian" w:hAnsi="Times New Roman" w:cs="Times New Roman"/>
            <w:b w:val="0"/>
            <w:bCs w:val="0"/>
            <w:caps w:val="0"/>
            <w:noProof/>
            <w:sz w:val="24"/>
            <w:szCs w:val="24"/>
            <w:lang w:eastAsia="zh-CN"/>
          </w:rPr>
          <w:t xml:space="preserve"> </w:t>
        </w:r>
        <w:r w:rsidRPr="00B010A6">
          <w:rPr>
            <w:rStyle w:val="Hyperlink"/>
            <w:rFonts w:ascii="Times New Roman" w:eastAsia="DengXian" w:hAnsi="Times New Roman" w:cs="Times New Roman"/>
            <w:b w:val="0"/>
            <w:bCs w:val="0"/>
            <w:caps w:val="0"/>
            <w:noProof/>
            <w:sz w:val="24"/>
            <w:szCs w:val="24"/>
            <w:lang w:eastAsia="zh-CN"/>
          </w:rPr>
          <w:t>feature analysis.</w:t>
        </w:r>
        <w:r w:rsidRPr="00B010A6">
          <w:rPr>
            <w:rFonts w:ascii="Times New Roman" w:hAnsi="Times New Roman" w:cs="Times New Roman"/>
            <w:b w:val="0"/>
            <w:bCs w:val="0"/>
            <w:caps w:val="0"/>
            <w:noProof/>
            <w:webHidden/>
            <w:sz w:val="24"/>
            <w:szCs w:val="24"/>
          </w:rPr>
          <w:tab/>
        </w:r>
        <w:r w:rsidRPr="00B010A6">
          <w:rPr>
            <w:rFonts w:ascii="Times New Roman" w:hAnsi="Times New Roman" w:cs="Times New Roman"/>
            <w:b w:val="0"/>
            <w:bCs w:val="0"/>
            <w:caps w:val="0"/>
            <w:noProof/>
            <w:webHidden/>
            <w:sz w:val="24"/>
            <w:szCs w:val="24"/>
          </w:rPr>
          <w:fldChar w:fldCharType="begin"/>
        </w:r>
        <w:r w:rsidRPr="00B010A6">
          <w:rPr>
            <w:rFonts w:ascii="Times New Roman" w:hAnsi="Times New Roman" w:cs="Times New Roman"/>
            <w:b w:val="0"/>
            <w:bCs w:val="0"/>
            <w:caps w:val="0"/>
            <w:noProof/>
            <w:webHidden/>
            <w:sz w:val="24"/>
            <w:szCs w:val="24"/>
          </w:rPr>
          <w:instrText xml:space="preserve"> PAGEREF _Toc238129022 \h </w:instrText>
        </w:r>
        <w:r w:rsidRPr="00B010A6">
          <w:rPr>
            <w:rFonts w:ascii="Times New Roman" w:hAnsi="Times New Roman" w:cs="Times New Roman"/>
            <w:b w:val="0"/>
            <w:bCs w:val="0"/>
            <w:caps w:val="0"/>
            <w:noProof/>
            <w:webHidden/>
            <w:sz w:val="24"/>
            <w:szCs w:val="24"/>
          </w:rPr>
        </w:r>
        <w:r w:rsidRPr="00B010A6">
          <w:rPr>
            <w:rFonts w:ascii="Times New Roman" w:hAnsi="Times New Roman" w:cs="Times New Roman"/>
            <w:b w:val="0"/>
            <w:bCs w:val="0"/>
            <w:caps w:val="0"/>
            <w:noProof/>
            <w:webHidden/>
            <w:sz w:val="24"/>
            <w:szCs w:val="24"/>
          </w:rPr>
          <w:fldChar w:fldCharType="separate"/>
        </w:r>
        <w:r w:rsidR="00380C8C" w:rsidRPr="00B010A6">
          <w:rPr>
            <w:rFonts w:ascii="Times New Roman" w:hAnsi="Times New Roman" w:cs="Times New Roman"/>
            <w:b w:val="0"/>
            <w:bCs w:val="0"/>
            <w:caps w:val="0"/>
            <w:noProof/>
            <w:webHidden/>
            <w:sz w:val="24"/>
            <w:szCs w:val="24"/>
          </w:rPr>
          <w:t>2</w:t>
        </w:r>
        <w:r w:rsidR="00C3400C">
          <w:rPr>
            <w:rFonts w:ascii="Times New Roman" w:eastAsia="DengXian" w:hAnsi="Times New Roman" w:cs="Times New Roman" w:hint="eastAsia"/>
            <w:b w:val="0"/>
            <w:bCs w:val="0"/>
            <w:caps w:val="0"/>
            <w:noProof/>
            <w:webHidden/>
            <w:sz w:val="24"/>
            <w:szCs w:val="24"/>
            <w:lang w:eastAsia="zh-CN"/>
          </w:rPr>
          <w:t>9</w:t>
        </w:r>
        <w:r w:rsidRPr="00B010A6">
          <w:rPr>
            <w:rFonts w:ascii="Times New Roman" w:hAnsi="Times New Roman" w:cs="Times New Roman"/>
            <w:b w:val="0"/>
            <w:bCs w:val="0"/>
            <w:caps w:val="0"/>
            <w:noProof/>
            <w:webHidden/>
            <w:sz w:val="24"/>
            <w:szCs w:val="24"/>
          </w:rPr>
          <w:fldChar w:fldCharType="end"/>
        </w:r>
      </w:hyperlink>
    </w:p>
    <w:p w14:paraId="50E8BF6D" w14:textId="53F82FA5" w:rsidR="007150A3" w:rsidRPr="00404908" w:rsidRDefault="00186E9E" w:rsidP="00186E9E">
      <w:pPr>
        <w:spacing w:line="480" w:lineRule="auto"/>
        <w:jc w:val="both"/>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fldChar w:fldCharType="end"/>
      </w:r>
    </w:p>
    <w:p w14:paraId="44FBA317" w14:textId="7348BB15" w:rsidR="00DA35DC" w:rsidRPr="00404908" w:rsidRDefault="008C3A1B" w:rsidP="00186E9E">
      <w:pPr>
        <w:spacing w:line="480" w:lineRule="auto"/>
        <w:jc w:val="both"/>
        <w:rPr>
          <w:rFonts w:ascii="Times New Roman" w:eastAsia="DengXian" w:hAnsi="Times New Roman" w:cs="Times New Roman"/>
          <w:b/>
          <w:bCs/>
          <w:lang w:eastAsia="zh-CN"/>
        </w:rPr>
      </w:pPr>
      <w:r w:rsidRPr="007F635E">
        <w:rPr>
          <w:rFonts w:ascii="Times New Roman" w:eastAsia="DengXian" w:hAnsi="Times New Roman" w:cs="Times New Roman"/>
          <w:b/>
          <w:bCs/>
          <w:lang w:eastAsia="zh-CN"/>
        </w:rPr>
        <w:t>List of Sup</w:t>
      </w:r>
      <w:r w:rsidR="00DE6C4A" w:rsidRPr="007F635E">
        <w:rPr>
          <w:rFonts w:ascii="Times New Roman" w:eastAsia="DengXian" w:hAnsi="Times New Roman" w:cs="Times New Roman"/>
          <w:b/>
          <w:bCs/>
          <w:lang w:eastAsia="zh-CN"/>
        </w:rPr>
        <w:t>porting</w:t>
      </w:r>
      <w:r w:rsidRPr="007F635E">
        <w:rPr>
          <w:rFonts w:ascii="Times New Roman" w:eastAsia="DengXian" w:hAnsi="Times New Roman" w:cs="Times New Roman"/>
          <w:b/>
          <w:bCs/>
          <w:lang w:eastAsia="zh-CN"/>
        </w:rPr>
        <w:t xml:space="preserve"> Figures</w:t>
      </w:r>
    </w:p>
    <w:p w14:paraId="51BB7DCD" w14:textId="4D8A3836" w:rsidR="00380C8C" w:rsidRPr="001958CA" w:rsidRDefault="007150A3" w:rsidP="00404908">
      <w:pPr>
        <w:pStyle w:val="TableofFigures"/>
        <w:tabs>
          <w:tab w:val="right" w:leader="dot" w:pos="9350"/>
        </w:tabs>
        <w:ind w:leftChars="0" w:firstLineChars="0" w:firstLine="0"/>
        <w:rPr>
          <w:rFonts w:ascii="Times New Roman" w:eastAsia="DengXian" w:hAnsi="Times New Roman" w:cs="Times New Roman"/>
          <w:noProof/>
          <w:lang w:eastAsia="zh-CN"/>
        </w:rPr>
      </w:pPr>
      <w:r w:rsidRPr="00404908">
        <w:rPr>
          <w:rFonts w:ascii="Times New Roman" w:eastAsia="DengXian" w:hAnsi="Times New Roman" w:cs="Times New Roman"/>
          <w:b/>
          <w:bCs/>
          <w:lang w:eastAsia="zh-CN"/>
        </w:rPr>
        <w:fldChar w:fldCharType="begin"/>
      </w:r>
      <w:r w:rsidRPr="00404908">
        <w:rPr>
          <w:rFonts w:ascii="Times New Roman" w:eastAsia="DengXian" w:hAnsi="Times New Roman" w:cs="Times New Roman"/>
          <w:b/>
          <w:bCs/>
          <w:lang w:eastAsia="zh-CN"/>
        </w:rPr>
        <w:instrText xml:space="preserve"> TOC \h \z \c "Figure S" </w:instrText>
      </w:r>
      <w:r w:rsidRPr="00404908">
        <w:rPr>
          <w:rFonts w:ascii="Times New Roman" w:eastAsia="DengXian" w:hAnsi="Times New Roman" w:cs="Times New Roman"/>
          <w:b/>
          <w:bCs/>
          <w:lang w:eastAsia="zh-CN"/>
        </w:rPr>
        <w:fldChar w:fldCharType="separate"/>
      </w:r>
      <w:hyperlink w:anchor="_Toc238135561" w:history="1">
        <w:r w:rsidR="00380C8C" w:rsidRPr="007F635E">
          <w:rPr>
            <w:rStyle w:val="Hyperlink"/>
            <w:rFonts w:ascii="Times New Roman" w:hAnsi="Times New Roman" w:cs="Times New Roman"/>
            <w:b/>
            <w:bCs/>
            <w:noProof/>
          </w:rPr>
          <w:t>Figure S1</w:t>
        </w:r>
        <w:r w:rsidR="00380C8C" w:rsidRPr="007F635E">
          <w:rPr>
            <w:rStyle w:val="Hyperlink"/>
            <w:rFonts w:ascii="Times New Roman" w:hAnsi="Times New Roman" w:cs="Times New Roman"/>
            <w:b/>
            <w:bCs/>
            <w:noProof/>
            <w:lang w:eastAsia="zh-CN"/>
          </w:rPr>
          <w:t>.</w:t>
        </w:r>
        <w:r w:rsidR="00380C8C" w:rsidRPr="007F635E">
          <w:rPr>
            <w:rStyle w:val="Hyperlink"/>
            <w:rFonts w:ascii="Times New Roman" w:hAnsi="Times New Roman" w:cs="Times New Roman"/>
            <w:noProof/>
            <w:lang w:eastAsia="zh-CN"/>
          </w:rPr>
          <w:t xml:space="preserve"> </w:t>
        </w:r>
        <w:r w:rsidR="00BE2445" w:rsidRPr="00BE2445">
          <w:rPr>
            <w:rStyle w:val="Hyperlink"/>
            <w:rFonts w:ascii="Times New Roman" w:hAnsi="Times New Roman" w:cs="Times New Roman"/>
            <w:noProof/>
          </w:rPr>
          <w:t>Four-scan method for extraction of the true CD signal from aligned LLC samples.</w:t>
        </w:r>
        <w:r w:rsidR="00380C8C" w:rsidRPr="00404908">
          <w:rPr>
            <w:rFonts w:ascii="Times New Roman" w:hAnsi="Times New Roman" w:cs="Times New Roman"/>
            <w:noProof/>
            <w:webHidden/>
          </w:rPr>
          <w:tab/>
        </w:r>
        <w:r w:rsidR="00BE2445">
          <w:rPr>
            <w:rFonts w:ascii="Times New Roman" w:hAnsi="Times New Roman" w:cs="Times New Roman"/>
            <w:noProof/>
            <w:webHidden/>
          </w:rPr>
          <w:t>4</w:t>
        </w:r>
      </w:hyperlink>
    </w:p>
    <w:p w14:paraId="20D5F432" w14:textId="5ABA5F9A"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2" w:history="1">
        <w:r w:rsidRPr="007F635E">
          <w:rPr>
            <w:rStyle w:val="Hyperlink"/>
            <w:rFonts w:ascii="Times New Roman" w:hAnsi="Times New Roman" w:cs="Times New Roman"/>
            <w:b/>
            <w:bCs/>
            <w:noProof/>
          </w:rPr>
          <w:t>Figure S2.</w:t>
        </w:r>
        <w:r w:rsidRPr="007F635E">
          <w:rPr>
            <w:rStyle w:val="Hyperlink"/>
            <w:rFonts w:ascii="Times New Roman" w:hAnsi="Times New Roman" w:cs="Times New Roman"/>
            <w:noProof/>
          </w:rPr>
          <w:t xml:space="preserve"> </w:t>
        </w:r>
        <w:r w:rsidR="00BE2445" w:rsidRPr="00BE2445">
          <w:rPr>
            <w:rStyle w:val="Hyperlink"/>
            <w:rFonts w:ascii="Times New Roman" w:hAnsi="Times New Roman" w:cs="Times New Roman"/>
            <w:noProof/>
          </w:rPr>
          <w:t>Spectral regions used to distinguish intrinsic CD from artifact-dominated signals and to evaluate the dissymmetry factor.</w:t>
        </w:r>
        <w:r w:rsidRPr="00404908">
          <w:rPr>
            <w:rFonts w:ascii="Times New Roman" w:hAnsi="Times New Roman" w:cs="Times New Roman"/>
            <w:noProof/>
            <w:webHidden/>
          </w:rPr>
          <w:tab/>
        </w:r>
        <w:r w:rsidR="00BE2445">
          <w:rPr>
            <w:rFonts w:ascii="Times New Roman" w:hAnsi="Times New Roman" w:cs="Times New Roman"/>
            <w:noProof/>
            <w:webHidden/>
          </w:rPr>
          <w:t>6</w:t>
        </w:r>
      </w:hyperlink>
    </w:p>
    <w:p w14:paraId="4B05EA05" w14:textId="380E8B2F"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3" w:history="1">
        <w:r w:rsidRPr="007F635E">
          <w:rPr>
            <w:rStyle w:val="Hyperlink"/>
            <w:rFonts w:ascii="Times New Roman" w:hAnsi="Times New Roman" w:cs="Times New Roman"/>
            <w:b/>
            <w:bCs/>
            <w:noProof/>
          </w:rPr>
          <w:t>Figure S3</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Complete list of the </w:t>
        </w:r>
        <w:r w:rsidR="00A05117" w:rsidRPr="007F635E">
          <w:rPr>
            <w:rStyle w:val="Hyperlink"/>
            <w:rFonts w:ascii="Times New Roman" w:hAnsi="Times New Roman" w:cs="Times New Roman"/>
            <w:noProof/>
            <w:lang w:eastAsia="zh-CN"/>
          </w:rPr>
          <w:t>7</w:t>
        </w:r>
        <w:r w:rsidR="00A05117">
          <w:rPr>
            <w:rStyle w:val="Hyperlink"/>
            <w:rFonts w:ascii="Times New Roman" w:eastAsia="DengXian" w:hAnsi="Times New Roman" w:cs="Times New Roman" w:hint="eastAsia"/>
            <w:noProof/>
            <w:lang w:eastAsia="zh-CN"/>
          </w:rPr>
          <w:t>7</w:t>
        </w:r>
        <w:r w:rsidR="00A05117" w:rsidRPr="007F635E">
          <w:rPr>
            <w:rStyle w:val="Hyperlink"/>
            <w:rFonts w:ascii="Times New Roman" w:hAnsi="Times New Roman" w:cs="Times New Roman"/>
            <w:noProof/>
            <w:lang w:eastAsia="zh-CN"/>
          </w:rPr>
          <w:t xml:space="preserve"> </w:t>
        </w:r>
        <w:r w:rsidRPr="007F635E">
          <w:rPr>
            <w:rStyle w:val="Hyperlink"/>
            <w:rFonts w:ascii="Times New Roman" w:hAnsi="Times New Roman" w:cs="Times New Roman"/>
            <w:noProof/>
            <w:lang w:eastAsia="zh-CN"/>
          </w:rPr>
          <w:t>features considered in this study.</w:t>
        </w:r>
        <w:r w:rsidRPr="00404908">
          <w:rPr>
            <w:rFonts w:ascii="Times New Roman" w:hAnsi="Times New Roman" w:cs="Times New Roman"/>
            <w:noProof/>
            <w:webHidden/>
          </w:rPr>
          <w:tab/>
        </w:r>
        <w:r w:rsidRPr="00404908">
          <w:rPr>
            <w:rFonts w:ascii="Times New Roman" w:hAnsi="Times New Roman" w:cs="Times New Roman"/>
            <w:noProof/>
            <w:webHidden/>
          </w:rPr>
          <w:fldChar w:fldCharType="begin"/>
        </w:r>
        <w:r w:rsidRPr="00404908">
          <w:rPr>
            <w:rFonts w:ascii="Times New Roman" w:hAnsi="Times New Roman" w:cs="Times New Roman"/>
            <w:noProof/>
            <w:webHidden/>
          </w:rPr>
          <w:instrText xml:space="preserve"> PAGEREF _Toc238135563 \h </w:instrText>
        </w:r>
        <w:r w:rsidRPr="00404908">
          <w:rPr>
            <w:rFonts w:ascii="Times New Roman" w:hAnsi="Times New Roman" w:cs="Times New Roman"/>
            <w:noProof/>
            <w:webHidden/>
          </w:rPr>
        </w:r>
        <w:r w:rsidRPr="00404908">
          <w:rPr>
            <w:rFonts w:ascii="Times New Roman" w:hAnsi="Times New Roman" w:cs="Times New Roman"/>
            <w:noProof/>
            <w:webHidden/>
          </w:rPr>
          <w:fldChar w:fldCharType="separate"/>
        </w:r>
        <w:r w:rsidRPr="00404908">
          <w:rPr>
            <w:rFonts w:ascii="Times New Roman" w:hAnsi="Times New Roman" w:cs="Times New Roman"/>
            <w:noProof/>
            <w:webHidden/>
          </w:rPr>
          <w:t>1</w:t>
        </w:r>
        <w:r w:rsidR="000F6525">
          <w:rPr>
            <w:rFonts w:ascii="Times New Roman" w:hAnsi="Times New Roman" w:cs="Times New Roman"/>
            <w:noProof/>
            <w:webHidden/>
          </w:rPr>
          <w:t>7</w:t>
        </w:r>
        <w:r w:rsidRPr="00404908">
          <w:rPr>
            <w:rFonts w:ascii="Times New Roman" w:hAnsi="Times New Roman" w:cs="Times New Roman"/>
            <w:noProof/>
            <w:webHidden/>
          </w:rPr>
          <w:fldChar w:fldCharType="end"/>
        </w:r>
      </w:hyperlink>
    </w:p>
    <w:p w14:paraId="3CEFA313" w14:textId="26913497"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4" w:history="1">
        <w:r w:rsidRPr="007F635E">
          <w:rPr>
            <w:rStyle w:val="Hyperlink"/>
            <w:rFonts w:ascii="Times New Roman" w:hAnsi="Times New Roman" w:cs="Times New Roman"/>
            <w:b/>
            <w:bCs/>
            <w:noProof/>
          </w:rPr>
          <w:t>Figure S4</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rPr>
          <w:t xml:space="preserve"> </w:t>
        </w:r>
        <w:r w:rsidR="00B81FD0" w:rsidRPr="00B81FD0">
          <w:rPr>
            <w:rStyle w:val="Hyperlink"/>
            <w:rFonts w:ascii="Times New Roman" w:hAnsi="Times New Roman" w:cs="Times New Roman"/>
            <w:noProof/>
            <w:lang w:eastAsia="zh-CN"/>
          </w:rPr>
          <w:t>SHAP importance and importance-rank stability of the top 20 features for the RF classification model trained on the full polymer dataset.</w:t>
        </w:r>
        <w:r w:rsidRPr="00404908">
          <w:rPr>
            <w:rFonts w:ascii="Times New Roman" w:hAnsi="Times New Roman" w:cs="Times New Roman"/>
            <w:noProof/>
            <w:webHidden/>
          </w:rPr>
          <w:tab/>
        </w:r>
        <w:r w:rsidRPr="00404908">
          <w:rPr>
            <w:rFonts w:ascii="Times New Roman" w:hAnsi="Times New Roman" w:cs="Times New Roman"/>
            <w:noProof/>
            <w:webHidden/>
          </w:rPr>
          <w:fldChar w:fldCharType="begin"/>
        </w:r>
        <w:r w:rsidRPr="00404908">
          <w:rPr>
            <w:rFonts w:ascii="Times New Roman" w:hAnsi="Times New Roman" w:cs="Times New Roman"/>
            <w:noProof/>
            <w:webHidden/>
          </w:rPr>
          <w:instrText xml:space="preserve"> PAGEREF _Toc238135564 \h </w:instrText>
        </w:r>
        <w:r w:rsidRPr="00404908">
          <w:rPr>
            <w:rFonts w:ascii="Times New Roman" w:hAnsi="Times New Roman" w:cs="Times New Roman"/>
            <w:noProof/>
            <w:webHidden/>
          </w:rPr>
        </w:r>
        <w:r w:rsidRPr="00404908">
          <w:rPr>
            <w:rFonts w:ascii="Times New Roman" w:hAnsi="Times New Roman" w:cs="Times New Roman"/>
            <w:noProof/>
            <w:webHidden/>
          </w:rPr>
          <w:fldChar w:fldCharType="separate"/>
        </w:r>
        <w:r w:rsidR="000F6525">
          <w:rPr>
            <w:rFonts w:ascii="Times New Roman" w:hAnsi="Times New Roman" w:cs="Times New Roman"/>
            <w:noProof/>
            <w:webHidden/>
          </w:rPr>
          <w:t>2</w:t>
        </w:r>
        <w:r w:rsidR="00C95096">
          <w:rPr>
            <w:rFonts w:ascii="Times New Roman" w:eastAsia="DengXian" w:hAnsi="Times New Roman" w:cs="Times New Roman" w:hint="eastAsia"/>
            <w:noProof/>
            <w:webHidden/>
            <w:lang w:eastAsia="zh-CN"/>
          </w:rPr>
          <w:t>0</w:t>
        </w:r>
        <w:r w:rsidRPr="00404908">
          <w:rPr>
            <w:rFonts w:ascii="Times New Roman" w:hAnsi="Times New Roman" w:cs="Times New Roman"/>
            <w:noProof/>
            <w:webHidden/>
          </w:rPr>
          <w:fldChar w:fldCharType="end"/>
        </w:r>
      </w:hyperlink>
    </w:p>
    <w:p w14:paraId="504FE0E6" w14:textId="2F98A354"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5" w:history="1">
        <w:r w:rsidRPr="007F635E">
          <w:rPr>
            <w:rStyle w:val="Hyperlink"/>
            <w:rFonts w:ascii="Times New Roman" w:hAnsi="Times New Roman" w:cs="Times New Roman"/>
            <w:b/>
            <w:bCs/>
            <w:noProof/>
          </w:rPr>
          <w:t>Figure S5.</w:t>
        </w:r>
        <w:r w:rsidRPr="007F635E">
          <w:rPr>
            <w:rStyle w:val="Hyperlink"/>
            <w:rFonts w:ascii="Times New Roman" w:hAnsi="Times New Roman" w:cs="Times New Roman"/>
            <w:noProof/>
          </w:rPr>
          <w:t xml:space="preserve"> </w:t>
        </w:r>
        <w:r w:rsidR="0009584B" w:rsidRPr="0009584B">
          <w:rPr>
            <w:rStyle w:val="Hyperlink"/>
            <w:rFonts w:ascii="Times New Roman" w:hAnsi="Times New Roman" w:cs="Times New Roman"/>
            <w:noProof/>
          </w:rPr>
          <w:t>Distributions of negative and positive cases with respect to top features.</w:t>
        </w:r>
        <w:r w:rsidRPr="00404908">
          <w:rPr>
            <w:rFonts w:ascii="Times New Roman" w:hAnsi="Times New Roman" w:cs="Times New Roman"/>
            <w:noProof/>
            <w:webHidden/>
          </w:rPr>
          <w:tab/>
        </w:r>
        <w:r w:rsidR="00143F5A">
          <w:rPr>
            <w:rFonts w:ascii="Times New Roman" w:hAnsi="Times New Roman" w:cs="Times New Roman"/>
            <w:noProof/>
            <w:webHidden/>
          </w:rPr>
          <w:t>24</w:t>
        </w:r>
      </w:hyperlink>
    </w:p>
    <w:p w14:paraId="2373BEF5" w14:textId="51724EA6"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6" w:history="1">
        <w:r w:rsidRPr="007F635E">
          <w:rPr>
            <w:rStyle w:val="Hyperlink"/>
            <w:rFonts w:ascii="Times New Roman" w:hAnsi="Times New Roman" w:cs="Times New Roman"/>
            <w:b/>
            <w:bCs/>
            <w:noProof/>
          </w:rPr>
          <w:t>Figure S6</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w:t>
        </w:r>
        <w:r w:rsidR="0009584B" w:rsidRPr="0009584B">
          <w:rPr>
            <w:rStyle w:val="Hyperlink"/>
            <w:rFonts w:ascii="Times New Roman" w:hAnsi="Times New Roman" w:cs="Times New Roman"/>
            <w:noProof/>
          </w:rPr>
          <w:t>Experimental distribution of assembly outcome in the two-dimensional space defined by the FASTSOLV-derived monomer and backbone solubility descriptors.</w:t>
        </w:r>
        <w:r w:rsidRPr="00404908">
          <w:rPr>
            <w:rFonts w:ascii="Times New Roman" w:hAnsi="Times New Roman" w:cs="Times New Roman"/>
            <w:noProof/>
            <w:webHidden/>
          </w:rPr>
          <w:tab/>
        </w:r>
        <w:r w:rsidR="00143F5A">
          <w:rPr>
            <w:rFonts w:ascii="Times New Roman" w:hAnsi="Times New Roman" w:cs="Times New Roman"/>
            <w:noProof/>
            <w:webHidden/>
          </w:rPr>
          <w:t>25</w:t>
        </w:r>
      </w:hyperlink>
    </w:p>
    <w:p w14:paraId="2A7189F5" w14:textId="1D960E16"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7" w:history="1">
        <w:r w:rsidRPr="007F635E">
          <w:rPr>
            <w:rStyle w:val="Hyperlink"/>
            <w:rFonts w:ascii="Times New Roman" w:hAnsi="Times New Roman" w:cs="Times New Roman"/>
            <w:b/>
            <w:bCs/>
            <w:noProof/>
          </w:rPr>
          <w:t>Figure S7.</w:t>
        </w:r>
        <w:r w:rsidRPr="007F635E">
          <w:rPr>
            <w:rStyle w:val="Hyperlink"/>
            <w:rFonts w:ascii="Times New Roman" w:hAnsi="Times New Roman" w:cs="Times New Roman"/>
            <w:noProof/>
          </w:rPr>
          <w:t xml:space="preserve"> </w:t>
        </w:r>
        <w:r w:rsidR="0009584B" w:rsidRPr="0009584B">
          <w:rPr>
            <w:rStyle w:val="Hyperlink"/>
            <w:rFonts w:ascii="Times New Roman" w:hAnsi="Times New Roman" w:cs="Times New Roman"/>
            <w:noProof/>
          </w:rPr>
          <w:t>Relationship between monomer FASTSOLV and assembly outcome.</w:t>
        </w:r>
        <w:r w:rsidRPr="00404908">
          <w:rPr>
            <w:rFonts w:ascii="Times New Roman" w:hAnsi="Times New Roman" w:cs="Times New Roman"/>
            <w:noProof/>
            <w:webHidden/>
          </w:rPr>
          <w:tab/>
        </w:r>
        <w:r w:rsidR="00143F5A">
          <w:rPr>
            <w:rFonts w:ascii="Times New Roman" w:hAnsi="Times New Roman" w:cs="Times New Roman"/>
            <w:noProof/>
            <w:webHidden/>
          </w:rPr>
          <w:t>26</w:t>
        </w:r>
      </w:hyperlink>
    </w:p>
    <w:p w14:paraId="313A4F46" w14:textId="7FFA61F3"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69" w:history="1">
        <w:r w:rsidRPr="007F635E">
          <w:rPr>
            <w:rStyle w:val="Hyperlink"/>
            <w:rFonts w:ascii="Times New Roman" w:hAnsi="Times New Roman" w:cs="Times New Roman"/>
            <w:b/>
            <w:bCs/>
            <w:noProof/>
          </w:rPr>
          <w:t xml:space="preserve">Figure </w:t>
        </w:r>
        <w:r w:rsidR="00C461F4" w:rsidRPr="007F635E">
          <w:rPr>
            <w:rStyle w:val="Hyperlink"/>
            <w:rFonts w:ascii="Times New Roman" w:hAnsi="Times New Roman" w:cs="Times New Roman"/>
            <w:b/>
            <w:bCs/>
            <w:noProof/>
          </w:rPr>
          <w:t>S</w:t>
        </w:r>
        <w:r w:rsidR="00C461F4">
          <w:rPr>
            <w:rStyle w:val="Hyperlink"/>
            <w:rFonts w:ascii="Times New Roman" w:eastAsia="DengXian" w:hAnsi="Times New Roman" w:cs="Times New Roman" w:hint="eastAsia"/>
            <w:b/>
            <w:bCs/>
            <w:noProof/>
            <w:lang w:eastAsia="zh-CN"/>
          </w:rPr>
          <w:t>8</w:t>
        </w:r>
        <w:r w:rsidRPr="007F635E">
          <w:rPr>
            <w:rStyle w:val="Hyperlink"/>
            <w:rFonts w:ascii="Times New Roman" w:hAnsi="Times New Roman" w:cs="Times New Roman"/>
            <w:b/>
            <w:bCs/>
            <w:noProof/>
            <w:lang w:eastAsia="zh-CN"/>
          </w:rPr>
          <w:t xml:space="preserve">. </w:t>
        </w:r>
        <w:r w:rsidR="0009584B" w:rsidRPr="0009584B">
          <w:rPr>
            <w:rStyle w:val="Hyperlink"/>
            <w:rFonts w:ascii="Times New Roman" w:hAnsi="Times New Roman" w:cs="Times New Roman"/>
            <w:noProof/>
            <w:lang w:eastAsia="zh-CN"/>
          </w:rPr>
          <w:t xml:space="preserve">RF prediction score of </w:t>
        </w:r>
        <m:oMath>
          <m:r>
            <m:rPr>
              <m:sty m:val="p"/>
            </m:rPr>
            <w:rPr>
              <w:rStyle w:val="Hyperlink"/>
              <w:rFonts w:ascii="Cambria Math" w:hAnsi="Cambria Math" w:cs="Times New Roman"/>
              <w:noProof/>
              <w:lang w:eastAsia="zh-CN"/>
            </w:rPr>
            <m:t>log⁡10∣g∣≥-3</m:t>
          </m:r>
        </m:oMath>
        <w:r w:rsidR="0009584B" w:rsidRPr="0009584B">
          <w:rPr>
            <w:rStyle w:val="Hyperlink"/>
            <w:rFonts w:ascii="Times New Roman" w:hAnsi="Times New Roman" w:cs="Times New Roman"/>
            <w:noProof/>
            <w:lang w:eastAsia="zh-CN"/>
          </w:rPr>
          <w:t xml:space="preserve"> in the two-dimensional space defined by the FASTSOLV-derived monomer and backbone solubility descriptors for the expanded polymer–solvent dataset.</w:t>
        </w:r>
        <w:r w:rsidRPr="00404908">
          <w:rPr>
            <w:rFonts w:ascii="Times New Roman" w:hAnsi="Times New Roman" w:cs="Times New Roman"/>
            <w:noProof/>
            <w:webHidden/>
          </w:rPr>
          <w:tab/>
        </w:r>
        <w:r w:rsidR="00143F5A">
          <w:rPr>
            <w:rFonts w:ascii="Times New Roman" w:hAnsi="Times New Roman" w:cs="Times New Roman"/>
            <w:noProof/>
            <w:webHidden/>
          </w:rPr>
          <w:t>2</w:t>
        </w:r>
        <w:r w:rsidR="00C95096">
          <w:rPr>
            <w:rFonts w:ascii="Times New Roman" w:eastAsia="DengXian" w:hAnsi="Times New Roman" w:cs="Times New Roman" w:hint="eastAsia"/>
            <w:noProof/>
            <w:webHidden/>
            <w:lang w:eastAsia="zh-CN"/>
          </w:rPr>
          <w:t>7</w:t>
        </w:r>
      </w:hyperlink>
    </w:p>
    <w:p w14:paraId="25000AF2" w14:textId="2A17F8ED"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0" w:history="1">
        <w:r w:rsidRPr="007F635E">
          <w:rPr>
            <w:rStyle w:val="Hyperlink"/>
            <w:rFonts w:ascii="Times New Roman" w:hAnsi="Times New Roman" w:cs="Times New Roman"/>
            <w:b/>
            <w:bCs/>
            <w:noProof/>
          </w:rPr>
          <w:t xml:space="preserve">Figure </w:t>
        </w:r>
        <w:r w:rsidR="00C461F4" w:rsidRPr="007F635E">
          <w:rPr>
            <w:rStyle w:val="Hyperlink"/>
            <w:rFonts w:ascii="Times New Roman" w:hAnsi="Times New Roman" w:cs="Times New Roman"/>
            <w:b/>
            <w:bCs/>
            <w:noProof/>
          </w:rPr>
          <w:t>S</w:t>
        </w:r>
        <w:r w:rsidR="00C461F4">
          <w:rPr>
            <w:rStyle w:val="Hyperlink"/>
            <w:rFonts w:ascii="Times New Roman" w:eastAsia="DengXian" w:hAnsi="Times New Roman" w:cs="Times New Roman" w:hint="eastAsia"/>
            <w:b/>
            <w:bCs/>
            <w:noProof/>
            <w:lang w:eastAsia="zh-CN"/>
          </w:rPr>
          <w:t>9</w:t>
        </w:r>
        <w:r w:rsidRPr="007F635E">
          <w:rPr>
            <w:rStyle w:val="Hyperlink"/>
            <w:rFonts w:ascii="Times New Roman" w:hAnsi="Times New Roman" w:cs="Times New Roman"/>
            <w:b/>
            <w:bCs/>
            <w:noProof/>
          </w:rPr>
          <w:t>.</w:t>
        </w:r>
        <w:r w:rsidRPr="007F635E">
          <w:rPr>
            <w:rStyle w:val="Hyperlink"/>
            <w:rFonts w:ascii="Times New Roman" w:hAnsi="Times New Roman" w:cs="Times New Roman"/>
            <w:noProof/>
          </w:rPr>
          <w:t xml:space="preserve"> Experimentally observed assembly outcomes plotted as a function of normalized side-chain content.</w:t>
        </w:r>
        <w:r w:rsidRPr="00404908">
          <w:rPr>
            <w:rFonts w:ascii="Times New Roman" w:hAnsi="Times New Roman" w:cs="Times New Roman"/>
            <w:noProof/>
            <w:webHidden/>
          </w:rPr>
          <w:tab/>
        </w:r>
        <w:r w:rsidR="00143F5A">
          <w:rPr>
            <w:rFonts w:ascii="Times New Roman" w:hAnsi="Times New Roman" w:cs="Times New Roman"/>
            <w:noProof/>
            <w:webHidden/>
          </w:rPr>
          <w:t>29</w:t>
        </w:r>
      </w:hyperlink>
    </w:p>
    <w:p w14:paraId="0DB0A994" w14:textId="26885B25"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1" w:history="1">
        <w:r w:rsidRPr="007F635E">
          <w:rPr>
            <w:rStyle w:val="Hyperlink"/>
            <w:rFonts w:ascii="Times New Roman" w:hAnsi="Times New Roman" w:cs="Times New Roman"/>
            <w:b/>
            <w:bCs/>
            <w:noProof/>
          </w:rPr>
          <w:t xml:space="preserve">Figure </w:t>
        </w:r>
        <w:r w:rsidR="00C461F4" w:rsidRPr="007F635E">
          <w:rPr>
            <w:rStyle w:val="Hyperlink"/>
            <w:rFonts w:ascii="Times New Roman" w:hAnsi="Times New Roman" w:cs="Times New Roman"/>
            <w:b/>
            <w:bCs/>
            <w:noProof/>
          </w:rPr>
          <w:t>S1</w:t>
        </w:r>
        <w:r w:rsidR="00C461F4">
          <w:rPr>
            <w:rStyle w:val="Hyperlink"/>
            <w:rFonts w:ascii="Times New Roman" w:eastAsia="DengXian" w:hAnsi="Times New Roman" w:cs="Times New Roman" w:hint="eastAsia"/>
            <w:b/>
            <w:bCs/>
            <w:noProof/>
            <w:lang w:eastAsia="zh-CN"/>
          </w:rPr>
          <w:t>0</w:t>
        </w:r>
        <w:r w:rsidRPr="007F635E">
          <w:rPr>
            <w:rStyle w:val="Hyperlink"/>
            <w:rFonts w:ascii="Times New Roman" w:hAnsi="Times New Roman" w:cs="Times New Roman"/>
            <w:b/>
            <w:bCs/>
            <w:noProof/>
            <w:lang w:eastAsia="zh-CN"/>
          </w:rPr>
          <w:t xml:space="preserve">. </w:t>
        </w:r>
        <w:r w:rsidRPr="007F635E">
          <w:rPr>
            <w:rStyle w:val="Hyperlink"/>
            <w:rFonts w:ascii="Times New Roman" w:hAnsi="Times New Roman" w:cs="Times New Roman"/>
            <w:noProof/>
            <w:lang w:eastAsia="zh-CN"/>
          </w:rPr>
          <w:t>SHAP importance and importance-rank stability of the top 20 features for the RF classification model trained on the thiophene family subset.</w:t>
        </w:r>
        <w:r w:rsidRPr="00404908">
          <w:rPr>
            <w:rFonts w:ascii="Times New Roman" w:hAnsi="Times New Roman" w:cs="Times New Roman"/>
            <w:noProof/>
            <w:webHidden/>
          </w:rPr>
          <w:tab/>
        </w:r>
        <w:r w:rsidR="00143F5A">
          <w:rPr>
            <w:rFonts w:ascii="Times New Roman" w:hAnsi="Times New Roman" w:cs="Times New Roman"/>
            <w:noProof/>
            <w:webHidden/>
          </w:rPr>
          <w:t>30</w:t>
        </w:r>
      </w:hyperlink>
    </w:p>
    <w:p w14:paraId="4D664711" w14:textId="6B9F1D57"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2" w:history="1">
        <w:r w:rsidRPr="007F635E">
          <w:rPr>
            <w:rStyle w:val="Hyperlink"/>
            <w:rFonts w:ascii="Times New Roman" w:hAnsi="Times New Roman" w:cs="Times New Roman"/>
            <w:b/>
            <w:bCs/>
            <w:noProof/>
          </w:rPr>
          <w:t xml:space="preserve">Figure </w:t>
        </w:r>
        <w:r w:rsidR="00C461F4" w:rsidRPr="007F635E">
          <w:rPr>
            <w:rStyle w:val="Hyperlink"/>
            <w:rFonts w:ascii="Times New Roman" w:hAnsi="Times New Roman" w:cs="Times New Roman"/>
            <w:b/>
            <w:bCs/>
            <w:noProof/>
          </w:rPr>
          <w:t>S1</w:t>
        </w:r>
        <w:r w:rsidR="00C461F4">
          <w:rPr>
            <w:rStyle w:val="Hyperlink"/>
            <w:rFonts w:ascii="Times New Roman" w:eastAsia="DengXian" w:hAnsi="Times New Roman" w:cs="Times New Roman" w:hint="eastAsia"/>
            <w:b/>
            <w:bCs/>
            <w:noProof/>
            <w:lang w:eastAsia="zh-CN"/>
          </w:rPr>
          <w:t>1</w:t>
        </w:r>
        <w:r w:rsidRPr="007F635E">
          <w:rPr>
            <w:rStyle w:val="Hyperlink"/>
            <w:rFonts w:ascii="Times New Roman" w:hAnsi="Times New Roman" w:cs="Times New Roman"/>
            <w:b/>
            <w:bCs/>
            <w:noProof/>
            <w:lang w:eastAsia="zh-CN"/>
          </w:rPr>
          <w:t xml:space="preserve">. </w:t>
        </w:r>
        <w:r w:rsidRPr="007F635E">
          <w:rPr>
            <w:rStyle w:val="Hyperlink"/>
            <w:rFonts w:ascii="Times New Roman" w:hAnsi="Times New Roman" w:cs="Times New Roman"/>
            <w:noProof/>
            <w:lang w:eastAsia="zh-CN"/>
          </w:rPr>
          <w:t>SHAP importance and importance-rank stability of the top 20 features for the RF classification model trained on the NDI family subset.</w:t>
        </w:r>
        <w:r w:rsidRPr="00404908">
          <w:rPr>
            <w:rFonts w:ascii="Times New Roman" w:hAnsi="Times New Roman" w:cs="Times New Roman"/>
            <w:noProof/>
            <w:webHidden/>
          </w:rPr>
          <w:tab/>
        </w:r>
        <w:r w:rsidR="00143F5A">
          <w:rPr>
            <w:rFonts w:ascii="Times New Roman" w:hAnsi="Times New Roman" w:cs="Times New Roman"/>
            <w:noProof/>
            <w:webHidden/>
          </w:rPr>
          <w:t>31</w:t>
        </w:r>
      </w:hyperlink>
    </w:p>
    <w:p w14:paraId="67C128C5" w14:textId="22DD5CCB"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3" w:history="1">
        <w:r w:rsidRPr="007F635E">
          <w:rPr>
            <w:rStyle w:val="Hyperlink"/>
            <w:rFonts w:ascii="Times New Roman" w:hAnsi="Times New Roman" w:cs="Times New Roman"/>
            <w:b/>
            <w:bCs/>
            <w:noProof/>
          </w:rPr>
          <w:t xml:space="preserve">Figure </w:t>
        </w:r>
        <w:r w:rsidR="00C461F4" w:rsidRPr="007F635E">
          <w:rPr>
            <w:rStyle w:val="Hyperlink"/>
            <w:rFonts w:ascii="Times New Roman" w:hAnsi="Times New Roman" w:cs="Times New Roman"/>
            <w:b/>
            <w:bCs/>
            <w:noProof/>
          </w:rPr>
          <w:t>S1</w:t>
        </w:r>
        <w:r w:rsidR="00C461F4">
          <w:rPr>
            <w:rStyle w:val="Hyperlink"/>
            <w:rFonts w:ascii="Times New Roman" w:eastAsia="DengXian" w:hAnsi="Times New Roman" w:cs="Times New Roman" w:hint="eastAsia"/>
            <w:b/>
            <w:bCs/>
            <w:noProof/>
            <w:lang w:eastAsia="zh-CN"/>
          </w:rPr>
          <w:t>2</w:t>
        </w:r>
        <w:r w:rsidRPr="007F635E">
          <w:rPr>
            <w:rStyle w:val="Hyperlink"/>
            <w:rFonts w:ascii="Times New Roman" w:hAnsi="Times New Roman" w:cs="Times New Roman"/>
            <w:b/>
            <w:bCs/>
            <w:noProof/>
            <w:lang w:eastAsia="zh-CN"/>
          </w:rPr>
          <w:t xml:space="preserve">. </w:t>
        </w:r>
        <w:r w:rsidRPr="007F635E">
          <w:rPr>
            <w:rStyle w:val="Hyperlink"/>
            <w:rFonts w:ascii="Times New Roman" w:hAnsi="Times New Roman" w:cs="Times New Roman"/>
            <w:noProof/>
            <w:lang w:eastAsia="zh-CN"/>
          </w:rPr>
          <w:t>Concentration-resolved experimental assembly outcomes for NDI-family polymers</w:t>
        </w:r>
        <w:r w:rsidR="00B15AD0">
          <w:rPr>
            <w:rStyle w:val="Hyperlink"/>
            <w:rFonts w:ascii="Times New Roman" w:eastAsia="DengXian" w:hAnsi="Times New Roman" w:cs="Times New Roman" w:hint="eastAsia"/>
            <w:noProof/>
            <w:lang w:eastAsia="zh-CN"/>
          </w:rPr>
          <w:t>.</w:t>
        </w:r>
        <w:r w:rsidRPr="00404908">
          <w:rPr>
            <w:rFonts w:ascii="Times New Roman" w:hAnsi="Times New Roman" w:cs="Times New Roman"/>
            <w:noProof/>
            <w:webHidden/>
          </w:rPr>
          <w:tab/>
        </w:r>
        <w:r w:rsidR="00143F5A">
          <w:rPr>
            <w:rFonts w:ascii="Times New Roman" w:hAnsi="Times New Roman" w:cs="Times New Roman"/>
            <w:noProof/>
            <w:webHidden/>
          </w:rPr>
          <w:t>32</w:t>
        </w:r>
      </w:hyperlink>
    </w:p>
    <w:p w14:paraId="5AB42A91" w14:textId="10C3405A" w:rsidR="007150A3" w:rsidRPr="00404908" w:rsidRDefault="007150A3" w:rsidP="00186E9E">
      <w:pPr>
        <w:spacing w:line="480" w:lineRule="auto"/>
        <w:jc w:val="both"/>
        <w:rPr>
          <w:rFonts w:ascii="Times New Roman" w:eastAsia="DengXian" w:hAnsi="Times New Roman" w:cs="Times New Roman"/>
          <w:b/>
          <w:bCs/>
          <w:lang w:eastAsia="zh-CN"/>
        </w:rPr>
      </w:pPr>
      <w:r w:rsidRPr="00404908">
        <w:rPr>
          <w:rFonts w:ascii="Times New Roman" w:eastAsia="DengXian" w:hAnsi="Times New Roman" w:cs="Times New Roman"/>
          <w:b/>
          <w:bCs/>
          <w:lang w:eastAsia="zh-CN"/>
        </w:rPr>
        <w:fldChar w:fldCharType="end"/>
      </w:r>
    </w:p>
    <w:p w14:paraId="253A496F" w14:textId="694956DE" w:rsidR="00EC0D88" w:rsidRPr="00404908" w:rsidRDefault="008C3A1B" w:rsidP="00186E9E">
      <w:pPr>
        <w:spacing w:line="480" w:lineRule="auto"/>
        <w:jc w:val="both"/>
        <w:rPr>
          <w:rFonts w:ascii="Times New Roman" w:eastAsia="DengXian" w:hAnsi="Times New Roman" w:cs="Times New Roman"/>
          <w:b/>
          <w:bCs/>
          <w:lang w:eastAsia="zh-CN"/>
        </w:rPr>
      </w:pPr>
      <w:r w:rsidRPr="007F635E">
        <w:rPr>
          <w:rFonts w:ascii="Times New Roman" w:eastAsia="DengXian" w:hAnsi="Times New Roman" w:cs="Times New Roman"/>
          <w:b/>
          <w:bCs/>
          <w:lang w:eastAsia="zh-CN"/>
        </w:rPr>
        <w:t>List of Sup</w:t>
      </w:r>
      <w:r w:rsidR="00DE6C4A" w:rsidRPr="007F635E">
        <w:rPr>
          <w:rFonts w:ascii="Times New Roman" w:eastAsia="DengXian" w:hAnsi="Times New Roman" w:cs="Times New Roman"/>
          <w:b/>
          <w:bCs/>
          <w:lang w:eastAsia="zh-CN"/>
        </w:rPr>
        <w:t>porting</w:t>
      </w:r>
      <w:r w:rsidRPr="007F635E">
        <w:rPr>
          <w:rFonts w:ascii="Times New Roman" w:eastAsia="DengXian" w:hAnsi="Times New Roman" w:cs="Times New Roman"/>
          <w:b/>
          <w:bCs/>
          <w:lang w:eastAsia="zh-CN"/>
        </w:rPr>
        <w:t xml:space="preserve"> Tables</w:t>
      </w:r>
    </w:p>
    <w:p w14:paraId="33F654DC" w14:textId="6EA83679" w:rsidR="00380C8C" w:rsidRPr="00404908" w:rsidRDefault="00BA0471" w:rsidP="00404908">
      <w:pPr>
        <w:pStyle w:val="TableofFigures"/>
        <w:tabs>
          <w:tab w:val="right" w:leader="dot" w:pos="9350"/>
        </w:tabs>
        <w:ind w:leftChars="0" w:firstLineChars="0" w:firstLine="0"/>
        <w:rPr>
          <w:rFonts w:ascii="Times New Roman" w:hAnsi="Times New Roman" w:cs="Times New Roman"/>
          <w:noProof/>
          <w:lang w:eastAsia="zh-CN"/>
        </w:rPr>
      </w:pPr>
      <w:r w:rsidRPr="007F635E">
        <w:rPr>
          <w:rFonts w:ascii="Times New Roman" w:eastAsia="DengXian" w:hAnsi="Times New Roman" w:cs="Times New Roman"/>
          <w:b/>
          <w:bCs/>
          <w:lang w:eastAsia="zh-CN"/>
        </w:rPr>
        <w:fldChar w:fldCharType="begin"/>
      </w:r>
      <w:r w:rsidRPr="007F635E">
        <w:rPr>
          <w:rFonts w:ascii="Times New Roman" w:eastAsia="DengXian" w:hAnsi="Times New Roman" w:cs="Times New Roman"/>
          <w:b/>
          <w:bCs/>
          <w:lang w:eastAsia="zh-CN"/>
        </w:rPr>
        <w:instrText xml:space="preserve"> TOC \h \z \c "Table" </w:instrText>
      </w:r>
      <w:r w:rsidRPr="007F635E">
        <w:rPr>
          <w:rFonts w:ascii="Times New Roman" w:eastAsia="DengXian" w:hAnsi="Times New Roman" w:cs="Times New Roman"/>
          <w:b/>
          <w:bCs/>
          <w:lang w:eastAsia="zh-CN"/>
        </w:rPr>
        <w:fldChar w:fldCharType="separate"/>
      </w:r>
      <w:hyperlink w:anchor="_Toc238135574" w:history="1">
        <w:r w:rsidR="00380C8C" w:rsidRPr="007F635E">
          <w:rPr>
            <w:rStyle w:val="Hyperlink"/>
            <w:rFonts w:ascii="Times New Roman" w:hAnsi="Times New Roman" w:cs="Times New Roman"/>
            <w:b/>
            <w:bCs/>
            <w:noProof/>
          </w:rPr>
          <w:t>Table S1</w:t>
        </w:r>
        <w:r w:rsidR="00380C8C" w:rsidRPr="007F635E">
          <w:rPr>
            <w:rStyle w:val="Hyperlink"/>
            <w:rFonts w:ascii="Times New Roman" w:hAnsi="Times New Roman" w:cs="Times New Roman"/>
            <w:b/>
            <w:bCs/>
            <w:noProof/>
            <w:lang w:eastAsia="zh-CN"/>
          </w:rPr>
          <w:t>.</w:t>
        </w:r>
        <w:r w:rsidR="00380C8C" w:rsidRPr="007F635E">
          <w:rPr>
            <w:rStyle w:val="Hyperlink"/>
            <w:rFonts w:ascii="Times New Roman" w:hAnsi="Times New Roman" w:cs="Times New Roman"/>
            <w:noProof/>
            <w:lang w:eastAsia="zh-CN"/>
          </w:rPr>
          <w:t xml:space="preserve"> </w:t>
        </w:r>
        <w:r w:rsidR="00A60AB0" w:rsidRPr="00A60AB0">
          <w:rPr>
            <w:rStyle w:val="Hyperlink"/>
            <w:rFonts w:ascii="Times New Roman" w:hAnsi="Times New Roman" w:cs="Times New Roman"/>
            <w:noProof/>
            <w:lang w:eastAsia="zh-CN"/>
          </w:rPr>
          <w:t>Dataset used for machine-learning analysis.</w:t>
        </w:r>
        <w:r w:rsidR="00380C8C" w:rsidRPr="00404908">
          <w:rPr>
            <w:rFonts w:ascii="Times New Roman" w:hAnsi="Times New Roman" w:cs="Times New Roman"/>
            <w:noProof/>
            <w:webHidden/>
          </w:rPr>
          <w:tab/>
        </w:r>
        <w:r w:rsidR="00A60AB0">
          <w:rPr>
            <w:rFonts w:ascii="Times New Roman" w:hAnsi="Times New Roman" w:cs="Times New Roman"/>
            <w:noProof/>
            <w:webHidden/>
          </w:rPr>
          <w:t>7</w:t>
        </w:r>
      </w:hyperlink>
    </w:p>
    <w:p w14:paraId="0C22474E" w14:textId="556CDAD3"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5" w:history="1">
        <w:r w:rsidRPr="007F635E">
          <w:rPr>
            <w:rStyle w:val="Hyperlink"/>
            <w:rFonts w:ascii="Times New Roman" w:hAnsi="Times New Roman" w:cs="Times New Roman"/>
            <w:b/>
            <w:bCs/>
            <w:noProof/>
          </w:rPr>
          <w:t>Table S2</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Comparison between ML frameworks on the classification task.</w:t>
        </w:r>
        <w:r w:rsidRPr="00404908">
          <w:rPr>
            <w:rFonts w:ascii="Times New Roman" w:hAnsi="Times New Roman" w:cs="Times New Roman"/>
            <w:noProof/>
            <w:webHidden/>
          </w:rPr>
          <w:tab/>
        </w:r>
        <w:r w:rsidR="00A60AB0">
          <w:rPr>
            <w:rFonts w:ascii="Times New Roman" w:hAnsi="Times New Roman" w:cs="Times New Roman"/>
            <w:noProof/>
            <w:webHidden/>
          </w:rPr>
          <w:t>18</w:t>
        </w:r>
      </w:hyperlink>
    </w:p>
    <w:p w14:paraId="1A162479" w14:textId="2E0F8260"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6" w:history="1">
        <w:r w:rsidRPr="007F635E">
          <w:rPr>
            <w:rStyle w:val="Hyperlink"/>
            <w:rFonts w:ascii="Times New Roman" w:hAnsi="Times New Roman" w:cs="Times New Roman"/>
            <w:b/>
            <w:bCs/>
            <w:noProof/>
          </w:rPr>
          <w:t>Table S3</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Comparison between ML frameworks on the regression task.</w:t>
        </w:r>
        <w:r w:rsidRPr="00404908">
          <w:rPr>
            <w:rFonts w:ascii="Times New Roman" w:hAnsi="Times New Roman" w:cs="Times New Roman"/>
            <w:noProof/>
            <w:webHidden/>
          </w:rPr>
          <w:tab/>
        </w:r>
        <w:r w:rsidR="00A60AB0">
          <w:rPr>
            <w:rFonts w:ascii="Times New Roman" w:hAnsi="Times New Roman" w:cs="Times New Roman"/>
            <w:noProof/>
            <w:webHidden/>
          </w:rPr>
          <w:t>18</w:t>
        </w:r>
      </w:hyperlink>
    </w:p>
    <w:p w14:paraId="5E820514" w14:textId="06F2106C" w:rsidR="00380C8C" w:rsidRPr="00404908" w:rsidRDefault="00380C8C" w:rsidP="00404908">
      <w:pPr>
        <w:pStyle w:val="TableofFigures"/>
        <w:tabs>
          <w:tab w:val="right" w:leader="dot" w:pos="9350"/>
        </w:tabs>
        <w:ind w:leftChars="0" w:firstLineChars="0" w:firstLine="0"/>
        <w:rPr>
          <w:rFonts w:ascii="Times New Roman" w:hAnsi="Times New Roman" w:cs="Times New Roman"/>
          <w:noProof/>
          <w:lang w:eastAsia="zh-CN"/>
        </w:rPr>
      </w:pPr>
      <w:hyperlink w:anchor="_Toc238135577" w:history="1">
        <w:r w:rsidRPr="007F635E">
          <w:rPr>
            <w:rStyle w:val="Hyperlink"/>
            <w:rFonts w:ascii="Times New Roman" w:hAnsi="Times New Roman" w:cs="Times New Roman"/>
            <w:b/>
            <w:bCs/>
            <w:noProof/>
          </w:rPr>
          <w:t>Table S4</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Results of leave-one-family-out evaluation.</w:t>
        </w:r>
        <w:r w:rsidRPr="00404908">
          <w:rPr>
            <w:rFonts w:ascii="Times New Roman" w:hAnsi="Times New Roman" w:cs="Times New Roman"/>
            <w:noProof/>
            <w:webHidden/>
          </w:rPr>
          <w:tab/>
        </w:r>
        <w:r w:rsidR="00A60AB0">
          <w:rPr>
            <w:rFonts w:ascii="Times New Roman" w:hAnsi="Times New Roman" w:cs="Times New Roman"/>
            <w:noProof/>
            <w:webHidden/>
          </w:rPr>
          <w:t>2</w:t>
        </w:r>
        <w:r w:rsidR="00C3400C">
          <w:rPr>
            <w:rFonts w:ascii="Times New Roman" w:eastAsia="DengXian" w:hAnsi="Times New Roman" w:cs="Times New Roman" w:hint="eastAsia"/>
            <w:noProof/>
            <w:webHidden/>
            <w:lang w:eastAsia="zh-CN"/>
          </w:rPr>
          <w:t>1</w:t>
        </w:r>
      </w:hyperlink>
    </w:p>
    <w:p w14:paraId="3D09C946" w14:textId="56B7D14F" w:rsidR="00380C8C" w:rsidRPr="00BA2B7B" w:rsidRDefault="00380C8C" w:rsidP="00404908">
      <w:pPr>
        <w:pStyle w:val="TableofFigures"/>
        <w:tabs>
          <w:tab w:val="right" w:leader="dot" w:pos="9350"/>
        </w:tabs>
        <w:ind w:leftChars="0" w:firstLineChars="0" w:firstLine="0"/>
        <w:rPr>
          <w:rFonts w:eastAsia="DengXian"/>
          <w:noProof/>
          <w:lang w:eastAsia="zh-CN"/>
        </w:rPr>
      </w:pPr>
      <w:hyperlink w:anchor="_Toc238135578" w:history="1">
        <w:r w:rsidRPr="007F635E">
          <w:rPr>
            <w:rStyle w:val="Hyperlink"/>
            <w:rFonts w:ascii="Times New Roman" w:hAnsi="Times New Roman" w:cs="Times New Roman"/>
            <w:b/>
            <w:bCs/>
            <w:noProof/>
          </w:rPr>
          <w:t xml:space="preserve">Table </w:t>
        </w:r>
        <w:r w:rsidR="00BA2B7B" w:rsidRPr="007F635E">
          <w:rPr>
            <w:rStyle w:val="Hyperlink"/>
            <w:rFonts w:ascii="Times New Roman" w:hAnsi="Times New Roman" w:cs="Times New Roman"/>
            <w:b/>
            <w:bCs/>
            <w:noProof/>
          </w:rPr>
          <w:t>S</w:t>
        </w:r>
        <w:r w:rsidR="00BA2B7B">
          <w:rPr>
            <w:rStyle w:val="Hyperlink"/>
            <w:rFonts w:ascii="Times New Roman" w:eastAsia="DengXian" w:hAnsi="Times New Roman" w:cs="Times New Roman" w:hint="eastAsia"/>
            <w:b/>
            <w:bCs/>
            <w:noProof/>
            <w:lang w:eastAsia="zh-CN"/>
          </w:rPr>
          <w:t>5</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w:t>
        </w:r>
        <w:r w:rsidR="00BA2B7B" w:rsidRPr="00BA2B7B">
          <w:rPr>
            <w:rStyle w:val="Hyperlink"/>
            <w:rFonts w:ascii="Times New Roman" w:hAnsi="Times New Roman" w:cs="Times New Roman"/>
            <w:noProof/>
            <w:lang w:eastAsia="zh-CN"/>
          </w:rPr>
          <w:t>Results of leave-one-</w:t>
        </w:r>
        <w:r w:rsidR="00BA2B7B">
          <w:rPr>
            <w:rStyle w:val="Hyperlink"/>
            <w:rFonts w:ascii="Times New Roman" w:eastAsia="DengXian" w:hAnsi="Times New Roman" w:cs="Times New Roman" w:hint="eastAsia"/>
            <w:noProof/>
            <w:lang w:eastAsia="zh-CN"/>
          </w:rPr>
          <w:t>solvent</w:t>
        </w:r>
        <w:r w:rsidR="00BA2B7B" w:rsidRPr="00BA2B7B">
          <w:rPr>
            <w:rStyle w:val="Hyperlink"/>
            <w:rFonts w:ascii="Times New Roman" w:hAnsi="Times New Roman" w:cs="Times New Roman"/>
            <w:noProof/>
            <w:lang w:eastAsia="zh-CN"/>
          </w:rPr>
          <w:t>-out evaluation.</w:t>
        </w:r>
        <w:r w:rsidRPr="00404908">
          <w:rPr>
            <w:rFonts w:ascii="Times New Roman" w:hAnsi="Times New Roman" w:cs="Times New Roman"/>
            <w:noProof/>
            <w:webHidden/>
          </w:rPr>
          <w:tab/>
        </w:r>
        <w:r w:rsidRPr="00404908">
          <w:rPr>
            <w:rFonts w:ascii="Times New Roman" w:hAnsi="Times New Roman" w:cs="Times New Roman"/>
            <w:noProof/>
            <w:webHidden/>
          </w:rPr>
          <w:fldChar w:fldCharType="begin"/>
        </w:r>
        <w:r w:rsidRPr="00404908">
          <w:rPr>
            <w:rFonts w:ascii="Times New Roman" w:hAnsi="Times New Roman" w:cs="Times New Roman"/>
            <w:noProof/>
            <w:webHidden/>
          </w:rPr>
          <w:instrText xml:space="preserve"> PAGEREF _Toc238135578 \h </w:instrText>
        </w:r>
        <w:r w:rsidRPr="00404908">
          <w:rPr>
            <w:rFonts w:ascii="Times New Roman" w:hAnsi="Times New Roman" w:cs="Times New Roman"/>
            <w:noProof/>
            <w:webHidden/>
          </w:rPr>
        </w:r>
        <w:r w:rsidRPr="00404908">
          <w:rPr>
            <w:rFonts w:ascii="Times New Roman" w:hAnsi="Times New Roman" w:cs="Times New Roman"/>
            <w:noProof/>
            <w:webHidden/>
          </w:rPr>
          <w:fldChar w:fldCharType="separate"/>
        </w:r>
        <w:r w:rsidR="00BA2B7B">
          <w:rPr>
            <w:rFonts w:ascii="Times New Roman" w:hAnsi="Times New Roman" w:cs="Times New Roman"/>
            <w:noProof/>
            <w:webHidden/>
          </w:rPr>
          <w:t>2</w:t>
        </w:r>
        <w:r w:rsidR="00C3400C">
          <w:rPr>
            <w:rFonts w:ascii="Times New Roman" w:eastAsia="DengXian" w:hAnsi="Times New Roman" w:cs="Times New Roman" w:hint="eastAsia"/>
            <w:noProof/>
            <w:webHidden/>
            <w:lang w:eastAsia="zh-CN"/>
          </w:rPr>
          <w:t>2</w:t>
        </w:r>
        <w:r w:rsidRPr="00404908">
          <w:rPr>
            <w:rFonts w:ascii="Times New Roman" w:hAnsi="Times New Roman" w:cs="Times New Roman"/>
            <w:noProof/>
            <w:webHidden/>
          </w:rPr>
          <w:fldChar w:fldCharType="end"/>
        </w:r>
      </w:hyperlink>
    </w:p>
    <w:p w14:paraId="07E3E820" w14:textId="572750D2" w:rsidR="00BA2B7B" w:rsidRPr="00404908" w:rsidRDefault="00BA2B7B" w:rsidP="00BA2B7B">
      <w:pPr>
        <w:pStyle w:val="TableofFigures"/>
        <w:tabs>
          <w:tab w:val="right" w:leader="dot" w:pos="9350"/>
        </w:tabs>
        <w:ind w:leftChars="0" w:firstLineChars="0" w:firstLine="0"/>
        <w:rPr>
          <w:rFonts w:ascii="Times New Roman" w:hAnsi="Times New Roman" w:cs="Times New Roman"/>
          <w:noProof/>
          <w:lang w:eastAsia="zh-CN"/>
        </w:rPr>
      </w:pPr>
      <w:hyperlink w:anchor="_Toc238135578" w:history="1">
        <w:r w:rsidRPr="007F635E">
          <w:rPr>
            <w:rStyle w:val="Hyperlink"/>
            <w:rFonts w:ascii="Times New Roman" w:hAnsi="Times New Roman" w:cs="Times New Roman"/>
            <w:b/>
            <w:bCs/>
            <w:noProof/>
          </w:rPr>
          <w:t>Table S</w:t>
        </w:r>
        <w:r>
          <w:rPr>
            <w:rStyle w:val="Hyperlink"/>
            <w:rFonts w:ascii="Times New Roman" w:eastAsia="DengXian" w:hAnsi="Times New Roman" w:cs="Times New Roman" w:hint="eastAsia"/>
            <w:b/>
            <w:bCs/>
            <w:noProof/>
            <w:lang w:eastAsia="zh-CN"/>
          </w:rPr>
          <w:t>6</w:t>
        </w:r>
        <w:r w:rsidRPr="007F635E">
          <w:rPr>
            <w:rStyle w:val="Hyperlink"/>
            <w:rFonts w:ascii="Times New Roman" w:hAnsi="Times New Roman" w:cs="Times New Roman"/>
            <w:b/>
            <w:bCs/>
            <w:noProof/>
            <w:lang w:eastAsia="zh-CN"/>
          </w:rPr>
          <w:t>.</w:t>
        </w:r>
        <w:r w:rsidRPr="007F635E">
          <w:rPr>
            <w:rStyle w:val="Hyperlink"/>
            <w:rFonts w:ascii="Times New Roman" w:hAnsi="Times New Roman" w:cs="Times New Roman"/>
            <w:noProof/>
            <w:lang w:eastAsia="zh-CN"/>
          </w:rPr>
          <w:t xml:space="preserve"> Performance of the RF classification models on the total dataset and family-specific subsets.</w:t>
        </w:r>
        <w:r w:rsidRPr="00404908">
          <w:rPr>
            <w:rFonts w:ascii="Times New Roman" w:hAnsi="Times New Roman" w:cs="Times New Roman"/>
            <w:noProof/>
            <w:webHidden/>
          </w:rPr>
          <w:tab/>
        </w:r>
        <w:r w:rsidRPr="00404908">
          <w:rPr>
            <w:rFonts w:ascii="Times New Roman" w:hAnsi="Times New Roman" w:cs="Times New Roman"/>
            <w:noProof/>
            <w:webHidden/>
          </w:rPr>
          <w:fldChar w:fldCharType="begin"/>
        </w:r>
        <w:r w:rsidRPr="00404908">
          <w:rPr>
            <w:rFonts w:ascii="Times New Roman" w:hAnsi="Times New Roman" w:cs="Times New Roman"/>
            <w:noProof/>
            <w:webHidden/>
          </w:rPr>
          <w:instrText xml:space="preserve"> PAGEREF _Toc238135578 \h </w:instrText>
        </w:r>
        <w:r w:rsidRPr="00404908">
          <w:rPr>
            <w:rFonts w:ascii="Times New Roman" w:hAnsi="Times New Roman" w:cs="Times New Roman"/>
            <w:noProof/>
            <w:webHidden/>
          </w:rPr>
        </w:r>
        <w:r w:rsidRPr="00404908">
          <w:rPr>
            <w:rFonts w:ascii="Times New Roman" w:hAnsi="Times New Roman" w:cs="Times New Roman"/>
            <w:noProof/>
            <w:webHidden/>
          </w:rPr>
          <w:fldChar w:fldCharType="separate"/>
        </w:r>
        <w:r>
          <w:rPr>
            <w:rFonts w:ascii="Times New Roman" w:hAnsi="Times New Roman" w:cs="Times New Roman"/>
            <w:noProof/>
            <w:webHidden/>
          </w:rPr>
          <w:t>2</w:t>
        </w:r>
        <w:r w:rsidR="00C3400C">
          <w:rPr>
            <w:rFonts w:ascii="Times New Roman" w:eastAsia="DengXian" w:hAnsi="Times New Roman" w:cs="Times New Roman" w:hint="eastAsia"/>
            <w:noProof/>
            <w:webHidden/>
            <w:lang w:eastAsia="zh-CN"/>
          </w:rPr>
          <w:t>3</w:t>
        </w:r>
        <w:r w:rsidRPr="00404908">
          <w:rPr>
            <w:rFonts w:ascii="Times New Roman" w:hAnsi="Times New Roman" w:cs="Times New Roman"/>
            <w:noProof/>
            <w:webHidden/>
          </w:rPr>
          <w:fldChar w:fldCharType="end"/>
        </w:r>
      </w:hyperlink>
    </w:p>
    <w:p w14:paraId="1CE97ED7" w14:textId="77777777" w:rsidR="00BA2B7B" w:rsidRPr="001958CA" w:rsidRDefault="00BA2B7B" w:rsidP="001958CA">
      <w:pPr>
        <w:rPr>
          <w:rFonts w:eastAsia="DengXian"/>
          <w:lang w:eastAsia="zh-CN"/>
        </w:rPr>
      </w:pPr>
    </w:p>
    <w:p w14:paraId="1CB7F6E4" w14:textId="3B7B69AE" w:rsidR="00EC0D88" w:rsidRPr="00BF2B97" w:rsidRDefault="00BA0471" w:rsidP="00186E9E">
      <w:pPr>
        <w:spacing w:line="480" w:lineRule="auto"/>
        <w:jc w:val="both"/>
        <w:rPr>
          <w:rFonts w:ascii="Times New Roman" w:eastAsia="DengXian" w:hAnsi="Times New Roman" w:cs="Times New Roman"/>
          <w:b/>
          <w:bCs/>
          <w:lang w:eastAsia="zh-CN"/>
        </w:rPr>
        <w:sectPr w:rsidR="00EC0D88" w:rsidRPr="00BF2B97">
          <w:footerReference w:type="default" r:id="rId12"/>
          <w:pgSz w:w="12240" w:h="15840"/>
          <w:pgMar w:top="1440" w:right="1440" w:bottom="1440" w:left="1440" w:header="720" w:footer="720" w:gutter="0"/>
          <w:cols w:space="720"/>
          <w:docGrid w:linePitch="360"/>
        </w:sectPr>
      </w:pPr>
      <w:r w:rsidRPr="007F635E">
        <w:rPr>
          <w:rFonts w:ascii="Times New Roman" w:eastAsia="DengXian" w:hAnsi="Times New Roman" w:cs="Times New Roman"/>
          <w:b/>
          <w:bCs/>
          <w:lang w:eastAsia="zh-CN"/>
        </w:rPr>
        <w:fldChar w:fldCharType="end"/>
      </w:r>
    </w:p>
    <w:p w14:paraId="1EB8CD90" w14:textId="7C9FC9A4" w:rsidR="0054623D" w:rsidRPr="00404908" w:rsidRDefault="0054623D" w:rsidP="00905809">
      <w:pPr>
        <w:pStyle w:val="Heading1"/>
        <w:jc w:val="both"/>
        <w:rPr>
          <w:rFonts w:cs="Times New Roman"/>
        </w:rPr>
      </w:pPr>
      <w:bookmarkStart w:id="2" w:name="_Toc238129017"/>
      <w:commentRangeStart w:id="3"/>
      <w:commentRangeStart w:id="4"/>
      <w:r w:rsidRPr="00643F96">
        <w:rPr>
          <w:rFonts w:eastAsia="DengXian" w:cs="Times New Roman"/>
          <w:lang w:eastAsia="zh-CN"/>
        </w:rPr>
        <w:lastRenderedPageBreak/>
        <w:t xml:space="preserve">Section </w:t>
      </w:r>
      <w:r w:rsidRPr="00BF2B97">
        <w:rPr>
          <w:rFonts w:eastAsia="DengXian" w:cs="Times New Roman"/>
          <w:lang w:eastAsia="zh-CN"/>
        </w:rPr>
        <w:t>S1</w:t>
      </w:r>
      <w:r w:rsidRPr="00643F96">
        <w:rPr>
          <w:rFonts w:eastAsia="DengXian" w:cs="Times New Roman"/>
          <w:lang w:eastAsia="zh-CN"/>
        </w:rPr>
        <w:t xml:space="preserve">. </w:t>
      </w:r>
      <w:r w:rsidR="00905809" w:rsidRPr="00905809">
        <w:rPr>
          <w:rFonts w:eastAsia="DengXian" w:cs="Times New Roman"/>
          <w:lang w:eastAsia="zh-CN"/>
        </w:rPr>
        <w:t>Experimental Details for Chirality Measurements and Dataset Construction</w:t>
      </w:r>
      <w:r w:rsidRPr="00643F96">
        <w:rPr>
          <w:rFonts w:eastAsia="DengXian" w:cs="Times New Roman"/>
          <w:lang w:eastAsia="zh-CN"/>
        </w:rPr>
        <w:t>.</w:t>
      </w:r>
      <w:bookmarkEnd w:id="2"/>
      <w:commentRangeEnd w:id="3"/>
      <w:r w:rsidR="00C461F4" w:rsidRPr="00404908">
        <w:rPr>
          <w:rStyle w:val="CommentReference"/>
          <w:rFonts w:cs="Times New Roman"/>
          <w:sz w:val="28"/>
          <w:szCs w:val="40"/>
        </w:rPr>
        <w:commentReference w:id="3"/>
      </w:r>
      <w:commentRangeEnd w:id="4"/>
      <w:r w:rsidR="00617BB7" w:rsidRPr="00404908">
        <w:rPr>
          <w:rStyle w:val="CommentReference"/>
          <w:rFonts w:cs="Times New Roman"/>
          <w:sz w:val="28"/>
          <w:szCs w:val="40"/>
        </w:rPr>
        <w:commentReference w:id="4"/>
      </w:r>
    </w:p>
    <w:p w14:paraId="12078F9D" w14:textId="77777777" w:rsidR="0054623D" w:rsidRPr="00404908" w:rsidRDefault="0054623D" w:rsidP="0054623D">
      <w:pPr>
        <w:spacing w:line="480" w:lineRule="auto"/>
        <w:rPr>
          <w:rFonts w:ascii="Times New Roman" w:hAnsi="Times New Roman" w:cs="Times New Roman"/>
          <w:b/>
          <w:bCs/>
        </w:rPr>
      </w:pPr>
    </w:p>
    <w:p w14:paraId="35ADB4AE" w14:textId="77777777" w:rsidR="00C93BAE" w:rsidRPr="00404908" w:rsidRDefault="00D13CCD" w:rsidP="00404908">
      <w:pPr>
        <w:keepNext/>
        <w:spacing w:line="480" w:lineRule="auto"/>
        <w:jc w:val="center"/>
        <w:rPr>
          <w:rFonts w:ascii="Times New Roman" w:hAnsi="Times New Roman" w:cs="Times New Roman"/>
        </w:rPr>
      </w:pPr>
      <w:r w:rsidRPr="00643F96">
        <w:rPr>
          <w:rFonts w:ascii="Times New Roman" w:hAnsi="Times New Roman" w:cs="Times New Roman"/>
          <w:b/>
          <w:bCs/>
          <w:noProof/>
          <w:sz w:val="28"/>
          <w:szCs w:val="28"/>
        </w:rPr>
        <w:drawing>
          <wp:inline distT="0" distB="0" distL="0" distR="0" wp14:anchorId="10B6CB0B" wp14:editId="225FF972">
            <wp:extent cx="2914650" cy="3212923"/>
            <wp:effectExtent l="0" t="0" r="0" b="6985"/>
            <wp:docPr id="10379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4650" cy="3212923"/>
                    </a:xfrm>
                    <a:prstGeom prst="rect">
                      <a:avLst/>
                    </a:prstGeom>
                    <a:noFill/>
                    <a:ln>
                      <a:noFill/>
                    </a:ln>
                  </pic:spPr>
                </pic:pic>
              </a:graphicData>
            </a:graphic>
          </wp:inline>
        </w:drawing>
      </w:r>
    </w:p>
    <w:p w14:paraId="5C9F0671" w14:textId="23C1EBB0" w:rsidR="00C93BAE" w:rsidRPr="00404908" w:rsidRDefault="00C93BAE" w:rsidP="00C93BAE">
      <w:pPr>
        <w:spacing w:line="480" w:lineRule="auto"/>
        <w:jc w:val="both"/>
        <w:rPr>
          <w:rFonts w:ascii="Times New Roman" w:hAnsi="Times New Roman" w:cs="Times New Roman"/>
        </w:rPr>
      </w:pPr>
      <w:bookmarkStart w:id="5" w:name="_Toc238135561"/>
      <w:r w:rsidRPr="00404908">
        <w:rPr>
          <w:rFonts w:ascii="Times New Roman" w:hAnsi="Times New Roman" w:cs="Times New Roman"/>
          <w:b/>
          <w:bCs/>
        </w:rPr>
        <w:t>Figure S</w:t>
      </w:r>
      <w:r w:rsidRPr="00404908">
        <w:rPr>
          <w:rFonts w:ascii="Times New Roman" w:hAnsi="Times New Roman" w:cs="Times New Roman"/>
          <w:b/>
          <w:bCs/>
        </w:rPr>
        <w:fldChar w:fldCharType="begin"/>
      </w:r>
      <w:r w:rsidRPr="00404908">
        <w:rPr>
          <w:rFonts w:ascii="Times New Roman" w:hAnsi="Times New Roman" w:cs="Times New Roman"/>
          <w:b/>
          <w:bCs/>
        </w:rPr>
        <w:instrText xml:space="preserve"> SEQ Figure_S \* ARABIC </w:instrText>
      </w:r>
      <w:r w:rsidRPr="00404908">
        <w:rPr>
          <w:rFonts w:ascii="Times New Roman" w:hAnsi="Times New Roman" w:cs="Times New Roman"/>
          <w:b/>
          <w:bCs/>
        </w:rPr>
        <w:fldChar w:fldCharType="separate"/>
      </w:r>
      <w:r w:rsidR="00380C8C">
        <w:rPr>
          <w:rFonts w:ascii="Times New Roman" w:hAnsi="Times New Roman" w:cs="Times New Roman"/>
          <w:b/>
          <w:bCs/>
          <w:noProof/>
        </w:rPr>
        <w:t>1</w:t>
      </w:r>
      <w:r w:rsidRPr="00404908">
        <w:rPr>
          <w:rFonts w:ascii="Times New Roman" w:hAnsi="Times New Roman" w:cs="Times New Roman"/>
          <w:b/>
          <w:bCs/>
        </w:rPr>
        <w:fldChar w:fldCharType="end"/>
      </w:r>
      <w:r w:rsidRPr="00404908">
        <w:rPr>
          <w:rFonts w:ascii="Times New Roman" w:hAnsi="Times New Roman" w:cs="Times New Roman"/>
          <w:b/>
          <w:bCs/>
          <w:lang w:eastAsia="zh-CN"/>
        </w:rPr>
        <w:t>.</w:t>
      </w:r>
      <w:r w:rsidRPr="00404908">
        <w:rPr>
          <w:rFonts w:ascii="Times New Roman" w:hAnsi="Times New Roman" w:cs="Times New Roman"/>
          <w:lang w:eastAsia="zh-CN"/>
        </w:rPr>
        <w:t xml:space="preserve"> </w:t>
      </w:r>
      <w:r w:rsidRPr="00404908">
        <w:rPr>
          <w:rFonts w:ascii="Times New Roman" w:hAnsi="Times New Roman" w:cs="Times New Roman"/>
        </w:rPr>
        <w:t>Four-scan method for extraction of the true CD signal from aligned LLC samples. (a) Schematic illustration of the measurement geometry. CD spectra were collected at four sample orientations defined by (θ, β) = (0°, 0°), (90°, 0°), (0°, 180°), and (90°, 180°), where θ and β denote the in-plane and out-of-plane rotation angles, respectively.</w:t>
      </w:r>
      <w:bookmarkEnd w:id="5"/>
      <w:r w:rsidRPr="00404908">
        <w:rPr>
          <w:rFonts w:ascii="Times New Roman" w:hAnsi="Times New Roman" w:cs="Times New Roman"/>
        </w:rPr>
        <w:t xml:space="preserve"> </w:t>
      </w:r>
    </w:p>
    <w:p w14:paraId="1FE6D873" w14:textId="4CC85249" w:rsidR="00873B81" w:rsidRPr="00404908" w:rsidRDefault="003E0F89" w:rsidP="00873B81">
      <w:pPr>
        <w:spacing w:line="480" w:lineRule="auto"/>
        <w:jc w:val="both"/>
        <w:rPr>
          <w:rFonts w:ascii="Times New Roman" w:hAnsi="Times New Roman" w:cs="Times New Roman"/>
        </w:rPr>
      </w:pPr>
      <w:r w:rsidRPr="00404908">
        <w:rPr>
          <w:rFonts w:ascii="Times New Roman" w:hAnsi="Times New Roman" w:cs="Times New Roman"/>
        </w:rPr>
        <w:t>To extract the true circular dichroism signal (CD</w:t>
      </w:r>
      <w:r w:rsidRPr="00404908">
        <w:rPr>
          <w:rFonts w:ascii="Times New Roman" w:hAnsi="Times New Roman" w:cs="Times New Roman"/>
          <w:vertAlign w:val="subscript"/>
        </w:rPr>
        <w:t>true</w:t>
      </w:r>
      <w:r w:rsidRPr="00404908">
        <w:rPr>
          <w:rFonts w:ascii="Times New Roman" w:hAnsi="Times New Roman" w:cs="Times New Roman"/>
        </w:rPr>
        <w:t>) from aligned LLC samples, we employed the previously reported four-scan method</w:t>
      </w:r>
      <w:sdt>
        <w:sdtPr>
          <w:rPr>
            <w:rFonts w:ascii="Times New Roman" w:hAnsi="Times New Roman" w:cs="Times New Roman"/>
            <w:color w:val="000000"/>
            <w:vertAlign w:val="superscript"/>
          </w:rPr>
          <w:tag w:val="MENDELEY_CITATION_v3_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"/>
          <w:id w:val="-39047349"/>
          <w:placeholder>
            <w:docPart w:val="DefaultPlaceholder_-1854013440"/>
          </w:placeholder>
        </w:sdtPr>
        <w:sdtEndPr/>
        <w:sdtContent>
          <w:r w:rsidR="00DA5325" w:rsidRPr="00404908">
            <w:rPr>
              <w:rFonts w:ascii="Times New Roman" w:hAnsi="Times New Roman" w:cs="Times New Roman"/>
              <w:color w:val="000000"/>
              <w:vertAlign w:val="superscript"/>
            </w:rPr>
            <w:t>1</w:t>
          </w:r>
        </w:sdtContent>
      </w:sdt>
      <w:r w:rsidR="003C2F55" w:rsidRPr="00404908">
        <w:rPr>
          <w:rFonts w:ascii="Times New Roman" w:hAnsi="Times New Roman" w:cs="Times New Roman"/>
        </w:rPr>
        <w:t>.</w:t>
      </w:r>
      <w:r w:rsidRPr="00404908">
        <w:rPr>
          <w:rFonts w:ascii="Times New Roman" w:hAnsi="Times New Roman" w:cs="Times New Roman"/>
        </w:rPr>
        <w:t xml:space="preserve"> This procedure separates the measured CD signal from contributions arising from linear dichroism/linear birefringence (CD</w:t>
      </w:r>
      <w:r w:rsidRPr="00404908">
        <w:rPr>
          <w:rFonts w:ascii="Times New Roman" w:hAnsi="Times New Roman" w:cs="Times New Roman"/>
          <w:vertAlign w:val="subscript"/>
        </w:rPr>
        <w:t>LDLB</w:t>
      </w:r>
      <w:r w:rsidRPr="00404908">
        <w:rPr>
          <w:rFonts w:ascii="Times New Roman" w:hAnsi="Times New Roman" w:cs="Times New Roman"/>
        </w:rPr>
        <w:t>) and residual static birefringence associated with the photoelastic modulator (CD</w:t>
      </w:r>
      <w:r w:rsidRPr="00404908">
        <w:rPr>
          <w:rFonts w:ascii="Times New Roman" w:hAnsi="Times New Roman" w:cs="Times New Roman"/>
          <w:vertAlign w:val="subscript"/>
        </w:rPr>
        <w:t>α</w:t>
      </w:r>
      <w:r w:rsidRPr="00404908">
        <w:rPr>
          <w:rFonts w:ascii="Times New Roman" w:hAnsi="Times New Roman" w:cs="Times New Roman"/>
        </w:rPr>
        <w:t>)</w:t>
      </w:r>
      <w:r w:rsidR="0061789D" w:rsidRPr="00404908">
        <w:rPr>
          <w:rFonts w:ascii="Times New Roman" w:hAnsi="Times New Roman" w:cs="Times New Roman"/>
        </w:rPr>
        <w:t>.</w:t>
      </w:r>
      <w:r w:rsidR="00873B81" w:rsidRPr="00404908">
        <w:rPr>
          <w:rFonts w:ascii="Times New Roman" w:hAnsi="Times New Roman" w:cs="Times New Roman"/>
        </w:rPr>
        <w:t xml:space="preserve"> </w:t>
      </w:r>
      <w:r w:rsidRPr="00404908">
        <w:rPr>
          <w:rFonts w:ascii="Times New Roman" w:hAnsi="Times New Roman" w:cs="Times New Roman"/>
        </w:rPr>
        <w:t xml:space="preserve">CD spectra were collected at four sample orientations defined by the in-plane rotation angle, θ, and the out-of-plane rotation angle, </w:t>
      </w:r>
      <w:r w:rsidRPr="00404908">
        <w:rPr>
          <w:rFonts w:ascii="Times New Roman" w:hAnsi="Times New Roman" w:cs="Times New Roman"/>
        </w:rPr>
        <w:lastRenderedPageBreak/>
        <w:t>β:</w:t>
      </w:r>
      <w:r w:rsidR="000F0805" w:rsidRPr="00404908">
        <w:rPr>
          <w:rFonts w:ascii="Times New Roman" w:hAnsi="Times New Roman" w:cs="Times New Roman"/>
        </w:rPr>
        <w:t xml:space="preserve"> </w:t>
      </w:r>
      <w:r w:rsidRPr="00404908">
        <w:rPr>
          <w:rFonts w:ascii="Times New Roman" w:hAnsi="Times New Roman" w:cs="Times New Roman"/>
        </w:rPr>
        <w:t>(θ, β) = (0°, 0°), (90°, 0°), (0°, 180°), and (90°, 180°)</w:t>
      </w:r>
      <w:r w:rsidR="00873B81" w:rsidRPr="00404908">
        <w:rPr>
          <w:rFonts w:ascii="Times New Roman" w:hAnsi="Times New Roman" w:cs="Times New Roman"/>
        </w:rPr>
        <w:t>, and the true CD signal was obtained by averaging the four measurements:</w:t>
      </w:r>
    </w:p>
    <w:p w14:paraId="55F8C6B8" w14:textId="48FFFAA2" w:rsidR="003E0F89" w:rsidRPr="00404908" w:rsidRDefault="00873B81"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true</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CD</w:t>
      </w:r>
      <w:r w:rsidRPr="00404908">
        <w:rPr>
          <w:rFonts w:ascii="Times New Roman" w:hAnsi="Times New Roman" w:cs="Times New Roman"/>
          <w:vertAlign w:val="subscript"/>
        </w:rPr>
        <w:t>(θ=0°, β=180°)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 4</w:t>
      </w:r>
    </w:p>
    <w:p w14:paraId="0CF768B7" w14:textId="60AD0453"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The CD</w:t>
      </w:r>
      <w:r w:rsidRPr="00404908">
        <w:rPr>
          <w:rFonts w:ascii="Times New Roman" w:hAnsi="Times New Roman" w:cs="Times New Roman"/>
          <w:vertAlign w:val="subscript"/>
        </w:rPr>
        <w:t>LDLB</w:t>
      </w:r>
      <w:r w:rsidRPr="00404908">
        <w:rPr>
          <w:rFonts w:ascii="Times New Roman" w:hAnsi="Times New Roman" w:cs="Times New Roman"/>
        </w:rPr>
        <w:t xml:space="preserve"> contributions for the two out-of-plane orientations were calculated as:</w:t>
      </w:r>
    </w:p>
    <w:p w14:paraId="0A78F43F" w14:textId="427564CE"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LDLB, β=180°</w:t>
      </w:r>
      <w:r w:rsidRPr="00404908">
        <w:rPr>
          <w:rFonts w:ascii="Times New Roman" w:hAnsi="Times New Roman" w:cs="Times New Roman"/>
        </w:rPr>
        <w:t xml:space="preserve"> = [CD</w:t>
      </w:r>
      <w:r w:rsidRPr="00404908">
        <w:rPr>
          <w:rFonts w:ascii="Times New Roman" w:hAnsi="Times New Roman" w:cs="Times New Roman"/>
          <w:vertAlign w:val="subscript"/>
        </w:rPr>
        <w:t>(θ=0°, β=180°)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5D3EDE77" w14:textId="6B02F416"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LDLB, β=0°</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4FE9634E" w14:textId="6B5ACDCD"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Similarly, the CD</w:t>
      </w:r>
      <w:r w:rsidRPr="00404908">
        <w:rPr>
          <w:rFonts w:ascii="Times New Roman" w:hAnsi="Times New Roman" w:cs="Times New Roman"/>
          <w:vertAlign w:val="subscript"/>
        </w:rPr>
        <w:t>α</w:t>
      </w:r>
      <w:r w:rsidRPr="00404908">
        <w:rPr>
          <w:rFonts w:ascii="Times New Roman" w:hAnsi="Times New Roman" w:cs="Times New Roman"/>
        </w:rPr>
        <w:t xml:space="preserve"> contributions for the two in-plane orientations were calculated as:</w:t>
      </w:r>
    </w:p>
    <w:p w14:paraId="47938CA4" w14:textId="520E8B7A"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α, θ=90°</w:t>
      </w:r>
      <w:r w:rsidRPr="00404908">
        <w:rPr>
          <w:rFonts w:ascii="Times New Roman" w:hAnsi="Times New Roman" w:cs="Times New Roman"/>
        </w:rPr>
        <w:t xml:space="preserve"> = [CD</w:t>
      </w:r>
      <w:r w:rsidRPr="00404908">
        <w:rPr>
          <w:rFonts w:ascii="Times New Roman" w:hAnsi="Times New Roman" w:cs="Times New Roman"/>
          <w:vertAlign w:val="subscript"/>
        </w:rPr>
        <w:t>(θ=90°, β=0°)</w:t>
      </w:r>
      <w:r w:rsidRPr="00404908">
        <w:rPr>
          <w:rFonts w:ascii="Times New Roman" w:hAnsi="Times New Roman" w:cs="Times New Roman"/>
        </w:rPr>
        <w:t xml:space="preserve"> + CD</w:t>
      </w:r>
      <w:r w:rsidRPr="00404908">
        <w:rPr>
          <w:rFonts w:ascii="Times New Roman" w:hAnsi="Times New Roman" w:cs="Times New Roman"/>
          <w:vertAlign w:val="subscript"/>
        </w:rPr>
        <w:t>(θ=90°,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0287393D" w14:textId="06D086B7" w:rsidR="003E0F89" w:rsidRPr="00404908" w:rsidRDefault="003E0F89" w:rsidP="003E0F89">
      <w:pPr>
        <w:spacing w:line="480" w:lineRule="auto"/>
        <w:jc w:val="both"/>
        <w:rPr>
          <w:rFonts w:ascii="Times New Roman" w:hAnsi="Times New Roman" w:cs="Times New Roman"/>
        </w:rPr>
      </w:pPr>
      <w:r w:rsidRPr="00404908">
        <w:rPr>
          <w:rFonts w:ascii="Times New Roman" w:hAnsi="Times New Roman" w:cs="Times New Roman"/>
        </w:rPr>
        <w:t>CD</w:t>
      </w:r>
      <w:r w:rsidRPr="00404908">
        <w:rPr>
          <w:rFonts w:ascii="Times New Roman" w:hAnsi="Times New Roman" w:cs="Times New Roman"/>
          <w:vertAlign w:val="subscript"/>
        </w:rPr>
        <w:t>α, θ=0°</w:t>
      </w:r>
      <w:r w:rsidRPr="00404908">
        <w:rPr>
          <w:rFonts w:ascii="Times New Roman" w:hAnsi="Times New Roman" w:cs="Times New Roman"/>
        </w:rPr>
        <w:t xml:space="preserve"> = [CD</w:t>
      </w:r>
      <w:r w:rsidRPr="00404908">
        <w:rPr>
          <w:rFonts w:ascii="Times New Roman" w:hAnsi="Times New Roman" w:cs="Times New Roman"/>
          <w:vertAlign w:val="subscript"/>
        </w:rPr>
        <w:t>(θ=0°, β=0°)</w:t>
      </w:r>
      <w:r w:rsidRPr="00404908">
        <w:rPr>
          <w:rFonts w:ascii="Times New Roman" w:hAnsi="Times New Roman" w:cs="Times New Roman"/>
        </w:rPr>
        <w:t xml:space="preserve"> + CD</w:t>
      </w:r>
      <w:r w:rsidR="000F0805" w:rsidRPr="00404908">
        <w:rPr>
          <w:rFonts w:ascii="Times New Roman" w:hAnsi="Times New Roman" w:cs="Times New Roman"/>
          <w:vertAlign w:val="subscript"/>
        </w:rPr>
        <w:t xml:space="preserve"> </w:t>
      </w:r>
      <w:r w:rsidRPr="00404908">
        <w:rPr>
          <w:rFonts w:ascii="Times New Roman" w:hAnsi="Times New Roman" w:cs="Times New Roman"/>
          <w:vertAlign w:val="subscript"/>
        </w:rPr>
        <w:t>(θ=0°, β=180°)</w:t>
      </w:r>
      <w:r w:rsidRPr="00404908">
        <w:rPr>
          <w:rFonts w:ascii="Times New Roman" w:hAnsi="Times New Roman" w:cs="Times New Roman"/>
        </w:rPr>
        <w:t xml:space="preserve"> − 2CD</w:t>
      </w:r>
      <w:r w:rsidRPr="00404908">
        <w:rPr>
          <w:rFonts w:ascii="Times New Roman" w:hAnsi="Times New Roman" w:cs="Times New Roman"/>
          <w:vertAlign w:val="subscript"/>
        </w:rPr>
        <w:t>true</w:t>
      </w:r>
      <w:r w:rsidRPr="00404908">
        <w:rPr>
          <w:rFonts w:ascii="Times New Roman" w:hAnsi="Times New Roman" w:cs="Times New Roman"/>
        </w:rPr>
        <w:t>] / 2</w:t>
      </w:r>
    </w:p>
    <w:p w14:paraId="50213510" w14:textId="1B523CB3" w:rsidR="009A7A7C" w:rsidRPr="00404908" w:rsidRDefault="003E0F89" w:rsidP="00873B81">
      <w:pPr>
        <w:spacing w:line="480" w:lineRule="auto"/>
        <w:jc w:val="both"/>
        <w:rPr>
          <w:rFonts w:ascii="Times New Roman" w:hAnsi="Times New Roman" w:cs="Times New Roman"/>
        </w:rPr>
      </w:pPr>
      <w:r w:rsidRPr="00404908">
        <w:rPr>
          <w:rFonts w:ascii="Times New Roman" w:hAnsi="Times New Roman" w:cs="Times New Roman"/>
        </w:rPr>
        <w:t>Thus, averaging the four measurements isolates the orientation-independent CD</w:t>
      </w:r>
      <w:r w:rsidRPr="00404908">
        <w:rPr>
          <w:rFonts w:ascii="Times New Roman" w:hAnsi="Times New Roman" w:cs="Times New Roman"/>
          <w:vertAlign w:val="subscript"/>
        </w:rPr>
        <w:t>true</w:t>
      </w:r>
      <w:r w:rsidRPr="00404908">
        <w:rPr>
          <w:rFonts w:ascii="Times New Roman" w:hAnsi="Times New Roman" w:cs="Times New Roman"/>
        </w:rPr>
        <w:t xml:space="preserve"> component, while the remaining pairwise deviations provide estimates of the CD</w:t>
      </w:r>
      <w:r w:rsidRPr="00404908">
        <w:rPr>
          <w:rFonts w:ascii="Times New Roman" w:hAnsi="Times New Roman" w:cs="Times New Roman"/>
          <w:vertAlign w:val="subscript"/>
        </w:rPr>
        <w:t>LDLB</w:t>
      </w:r>
      <w:r w:rsidRPr="00404908">
        <w:rPr>
          <w:rFonts w:ascii="Times New Roman" w:hAnsi="Times New Roman" w:cs="Times New Roman"/>
        </w:rPr>
        <w:t xml:space="preserve"> and CD</w:t>
      </w:r>
      <w:r w:rsidRPr="00404908">
        <w:rPr>
          <w:rFonts w:ascii="Times New Roman" w:hAnsi="Times New Roman" w:cs="Times New Roman"/>
          <w:vertAlign w:val="subscript"/>
        </w:rPr>
        <w:t>α</w:t>
      </w:r>
      <w:r w:rsidRPr="00404908">
        <w:rPr>
          <w:rFonts w:ascii="Times New Roman" w:hAnsi="Times New Roman" w:cs="Times New Roman"/>
        </w:rPr>
        <w:t xml:space="preserve"> contributions.</w:t>
      </w:r>
      <w:r w:rsidR="009A7A7C" w:rsidRPr="00404908">
        <w:rPr>
          <w:rFonts w:ascii="Times New Roman" w:hAnsi="Times New Roman" w:cs="Times New Roman"/>
        </w:rPr>
        <w:t xml:space="preserve"> </w:t>
      </w:r>
    </w:p>
    <w:p w14:paraId="18AB7B7B" w14:textId="24FD8141" w:rsidR="003E0F89" w:rsidRPr="00404908" w:rsidRDefault="003E0F89" w:rsidP="003E0F89">
      <w:pPr>
        <w:spacing w:line="480" w:lineRule="auto"/>
        <w:jc w:val="both"/>
        <w:rPr>
          <w:rFonts w:ascii="Times New Roman" w:hAnsi="Times New Roman" w:cs="Times New Roman"/>
        </w:rPr>
      </w:pPr>
    </w:p>
    <w:p w14:paraId="682A21F5" w14:textId="65194CDC" w:rsidR="003E0F89" w:rsidRPr="00404908" w:rsidRDefault="003E0F89" w:rsidP="00BA64D5">
      <w:pPr>
        <w:spacing w:line="480" w:lineRule="auto"/>
        <w:jc w:val="both"/>
        <w:rPr>
          <w:rFonts w:ascii="Times New Roman" w:hAnsi="Times New Roman" w:cs="Times New Roman"/>
          <w:b/>
          <w:bCs/>
        </w:rPr>
        <w:sectPr w:rsidR="003E0F89" w:rsidRPr="00404908">
          <w:pgSz w:w="12240" w:h="15840"/>
          <w:pgMar w:top="1440" w:right="1440" w:bottom="1440" w:left="1440" w:header="720" w:footer="720" w:gutter="0"/>
          <w:cols w:space="720"/>
          <w:docGrid w:linePitch="360"/>
        </w:sectPr>
      </w:pPr>
    </w:p>
    <w:p w14:paraId="016EBD64" w14:textId="77777777" w:rsidR="00E44413" w:rsidRPr="00404908" w:rsidRDefault="008115D7" w:rsidP="00404908">
      <w:pPr>
        <w:keepNext/>
        <w:spacing w:line="480" w:lineRule="auto"/>
        <w:jc w:val="both"/>
        <w:rPr>
          <w:rFonts w:ascii="Times New Roman" w:hAnsi="Times New Roman" w:cs="Times New Roman"/>
        </w:rPr>
      </w:pPr>
      <w:r w:rsidRPr="00404908">
        <w:rPr>
          <w:rFonts w:ascii="Times New Roman" w:hAnsi="Times New Roman" w:cs="Times New Roman"/>
          <w:b/>
          <w:bCs/>
          <w:noProof/>
        </w:rPr>
        <w:lastRenderedPageBreak/>
        <w:drawing>
          <wp:inline distT="0" distB="0" distL="0" distR="0" wp14:anchorId="29E7E9FC" wp14:editId="4108325A">
            <wp:extent cx="5939790" cy="3474720"/>
            <wp:effectExtent l="0" t="0" r="3810" b="0"/>
            <wp:docPr id="200423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474720"/>
                    </a:xfrm>
                    <a:prstGeom prst="rect">
                      <a:avLst/>
                    </a:prstGeom>
                    <a:noFill/>
                    <a:ln>
                      <a:noFill/>
                    </a:ln>
                  </pic:spPr>
                </pic:pic>
              </a:graphicData>
            </a:graphic>
          </wp:inline>
        </w:drawing>
      </w:r>
    </w:p>
    <w:p w14:paraId="30E337FC" w14:textId="6242D583" w:rsidR="008115D7" w:rsidRPr="00404908" w:rsidRDefault="00E44413" w:rsidP="00404908">
      <w:pPr>
        <w:pStyle w:val="Caption"/>
        <w:jc w:val="both"/>
        <w:rPr>
          <w:rFonts w:ascii="Times New Roman" w:hAnsi="Times New Roman" w:cs="Times New Roman"/>
          <w:b/>
          <w:bCs/>
        </w:rPr>
      </w:pPr>
      <w:bookmarkStart w:id="6" w:name="_Toc238135562"/>
      <w:r w:rsidRPr="00404908">
        <w:rPr>
          <w:rFonts w:ascii="Times New Roman" w:hAnsi="Times New Roman" w:cs="Times New Roman"/>
          <w:b/>
          <w:bCs/>
          <w:sz w:val="24"/>
          <w:szCs w:val="24"/>
        </w:rPr>
        <w:t>Figure S</w:t>
      </w:r>
      <w:r w:rsidRPr="00404908">
        <w:rPr>
          <w:rFonts w:ascii="Times New Roman" w:hAnsi="Times New Roman" w:cs="Times New Roman"/>
          <w:b/>
          <w:bCs/>
          <w:sz w:val="24"/>
          <w:szCs w:val="24"/>
        </w:rPr>
        <w:fldChar w:fldCharType="begin"/>
      </w:r>
      <w:r w:rsidRPr="00404908">
        <w:rPr>
          <w:rFonts w:ascii="Times New Roman" w:hAnsi="Times New Roman" w:cs="Times New Roman"/>
          <w:b/>
          <w:bCs/>
          <w:sz w:val="24"/>
          <w:szCs w:val="24"/>
        </w:rPr>
        <w:instrText xml:space="preserve"> SEQ Figure_S \* ARABIC </w:instrText>
      </w:r>
      <w:r w:rsidRPr="00404908">
        <w:rPr>
          <w:rFonts w:ascii="Times New Roman" w:hAnsi="Times New Roman" w:cs="Times New Roman"/>
          <w:b/>
          <w:bCs/>
          <w:sz w:val="24"/>
          <w:szCs w:val="24"/>
        </w:rPr>
        <w:fldChar w:fldCharType="separate"/>
      </w:r>
      <w:r w:rsidR="00380C8C">
        <w:rPr>
          <w:rFonts w:ascii="Times New Roman" w:hAnsi="Times New Roman" w:cs="Times New Roman"/>
          <w:b/>
          <w:bCs/>
          <w:noProof/>
          <w:sz w:val="24"/>
          <w:szCs w:val="24"/>
        </w:rPr>
        <w:t>2</w:t>
      </w:r>
      <w:r w:rsidRPr="00404908">
        <w:rPr>
          <w:rFonts w:ascii="Times New Roman" w:hAnsi="Times New Roman" w:cs="Times New Roman"/>
          <w:b/>
          <w:bCs/>
          <w:sz w:val="24"/>
          <w:szCs w:val="24"/>
        </w:rPr>
        <w:fldChar w:fldCharType="end"/>
      </w:r>
      <w:r w:rsidRPr="00404908">
        <w:rPr>
          <w:rFonts w:ascii="Times New Roman" w:hAnsi="Times New Roman" w:cs="Times New Roman"/>
          <w:b/>
          <w:bCs/>
          <w:sz w:val="24"/>
          <w:szCs w:val="24"/>
        </w:rPr>
        <w:t>.</w:t>
      </w:r>
      <w:r w:rsidRPr="00404908">
        <w:rPr>
          <w:rFonts w:ascii="Times New Roman" w:hAnsi="Times New Roman" w:cs="Times New Roman"/>
          <w:sz w:val="24"/>
          <w:szCs w:val="24"/>
        </w:rPr>
        <w:t xml:space="preserve"> Spectral regions used to distinguish intrinsic CD from artifact-dominated signals and to evaluate the dissymmetry factor. Representative </w:t>
      </w:r>
      <m:oMath>
        <m:r>
          <w:rPr>
            <w:rFonts w:ascii="Cambria Math" w:hAnsi="Cambria Math" w:cs="Times New Roman"/>
            <w:sz w:val="24"/>
            <w:szCs w:val="24"/>
          </w:rPr>
          <m:t>g</m:t>
        </m:r>
      </m:oMath>
      <w:r w:rsidRPr="00404908">
        <w:rPr>
          <w:rFonts w:ascii="Times New Roman" w:hAnsi="Times New Roman" w:cs="Times New Roman"/>
          <w:sz w:val="24"/>
          <w:szCs w:val="24"/>
        </w:rPr>
        <w:t>-factor, CD, and absorbance spectra are shown as a function of wavelength. The blue-shaded region denotes the absorption-active spectral range, where the CD response is attributed primarily to the intrinsic chiroptical response of the polymer assembly. The red-shaded region corresponds to wavelengths with negligible absorbance, where the observed CD signal is more likely dominated by anisotropy- or scattering-induced artifacts</w:t>
      </w:r>
      <w:sdt>
        <w:sdtPr>
          <w:rPr>
            <w:rFonts w:ascii="Times New Roman" w:hAnsi="Times New Roman" w:cs="Times New Roman"/>
            <w:color w:val="000000"/>
            <w:sz w:val="24"/>
            <w:szCs w:val="24"/>
            <w:vertAlign w:val="superscript"/>
          </w:rPr>
          <w:tag w:val="MENDELEY_CITATION_v3_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"/>
          <w:id w:val="-1998337014"/>
          <w:placeholder>
            <w:docPart w:val="6BC7E850F82E4B4E96A606F46B8EAD59"/>
          </w:placeholder>
        </w:sdtPr>
        <w:sdtEndPr/>
        <w:sdtContent>
          <w:r w:rsidRPr="00404908">
            <w:rPr>
              <w:rFonts w:ascii="Times New Roman" w:hAnsi="Times New Roman" w:cs="Times New Roman"/>
              <w:color w:val="000000"/>
              <w:sz w:val="24"/>
              <w:szCs w:val="24"/>
              <w:vertAlign w:val="superscript"/>
            </w:rPr>
            <w:t>2</w:t>
          </w:r>
        </w:sdtContent>
      </w:sdt>
      <w:r w:rsidRPr="00404908">
        <w:rPr>
          <w:rFonts w:ascii="Times New Roman" w:hAnsi="Times New Roman" w:cs="Times New Roman"/>
          <w:sz w:val="24"/>
          <w:szCs w:val="24"/>
        </w:rPr>
        <w:t xml:space="preserve">. The </w:t>
      </w:r>
      <m:oMath>
        <m:r>
          <w:rPr>
            <w:rFonts w:ascii="Cambria Math" w:hAnsi="Cambria Math" w:cs="Times New Roman"/>
            <w:sz w:val="24"/>
            <w:szCs w:val="24"/>
          </w:rPr>
          <m:t>g</m:t>
        </m:r>
      </m:oMath>
      <w:r w:rsidRPr="00404908">
        <w:rPr>
          <w:rFonts w:ascii="Times New Roman" w:hAnsi="Times New Roman" w:cs="Times New Roman"/>
          <w:sz w:val="24"/>
          <w:szCs w:val="24"/>
        </w:rPr>
        <w:t>-factor was evaluated within the indicated wavelength region associated with the absorption-active CD response.</w:t>
      </w:r>
      <w:bookmarkEnd w:id="6"/>
    </w:p>
    <w:p w14:paraId="7ECE8A74" w14:textId="77777777" w:rsidR="00653240" w:rsidRDefault="00653240" w:rsidP="008115D7">
      <w:pPr>
        <w:spacing w:line="480" w:lineRule="auto"/>
        <w:jc w:val="both"/>
        <w:rPr>
          <w:rFonts w:ascii="Times New Roman" w:eastAsia="DengXian" w:hAnsi="Times New Roman" w:cs="Times New Roman"/>
          <w:b/>
          <w:bCs/>
          <w:lang w:eastAsia="zh-CN"/>
        </w:rPr>
        <w:sectPr w:rsidR="00653240" w:rsidSect="008115D7">
          <w:pgSz w:w="12240" w:h="15840"/>
          <w:pgMar w:top="1440" w:right="1440" w:bottom="1440" w:left="1440" w:header="720" w:footer="720" w:gutter="0"/>
          <w:cols w:space="720"/>
          <w:docGrid w:linePitch="360"/>
        </w:sectPr>
      </w:pPr>
    </w:p>
    <w:p w14:paraId="2BF1139F" w14:textId="5D0E5167" w:rsidR="008115D7" w:rsidRPr="00820E9B" w:rsidRDefault="00653240" w:rsidP="00700D6F">
      <w:pPr>
        <w:spacing w:line="480" w:lineRule="auto"/>
        <w:jc w:val="center"/>
        <w:rPr>
          <w:rFonts w:ascii="Times New Roman" w:hAnsi="Times New Roman" w:cs="Times New Roman"/>
          <w:b/>
          <w:bCs/>
          <w:sz w:val="28"/>
          <w:szCs w:val="28"/>
        </w:rPr>
      </w:pPr>
      <w:r w:rsidRPr="00820E9B">
        <w:rPr>
          <w:rFonts w:ascii="Times New Roman" w:hAnsi="Times New Roman" w:cs="Times New Roman" w:hint="eastAsia"/>
          <w:b/>
          <w:bCs/>
          <w:sz w:val="28"/>
          <w:szCs w:val="28"/>
        </w:rPr>
        <w:lastRenderedPageBreak/>
        <w:t xml:space="preserve">Table S1. </w:t>
      </w:r>
      <w:r w:rsidR="002C38D5">
        <w:rPr>
          <w:rFonts w:ascii="Times New Roman" w:hAnsi="Times New Roman" w:cs="Times New Roman" w:hint="eastAsia"/>
          <w:b/>
          <w:bCs/>
          <w:sz w:val="28"/>
          <w:szCs w:val="28"/>
        </w:rPr>
        <w:t>D</w:t>
      </w:r>
      <w:r w:rsidR="00700D6F" w:rsidRPr="00820E9B">
        <w:rPr>
          <w:rFonts w:ascii="Times New Roman" w:hAnsi="Times New Roman" w:cs="Times New Roman"/>
          <w:b/>
          <w:bCs/>
          <w:sz w:val="28"/>
          <w:szCs w:val="28"/>
        </w:rPr>
        <w:t>ataset used for machine-learning analysis.</w:t>
      </w:r>
    </w:p>
    <w:p w14:paraId="6DB55ECA" w14:textId="0326528A" w:rsidR="00905809" w:rsidRPr="00905809" w:rsidRDefault="00905809" w:rsidP="00905809">
      <w:pPr>
        <w:spacing w:line="480" w:lineRule="auto"/>
        <w:jc w:val="both"/>
        <w:rPr>
          <w:rFonts w:ascii="Times New Roman" w:hAnsi="Times New Roman" w:cs="Times New Roman"/>
        </w:rPr>
      </w:pPr>
      <w:r w:rsidRPr="00905809">
        <w:rPr>
          <w:rFonts w:ascii="Times New Roman" w:hAnsi="Times New Roman" w:cs="Times New Roman"/>
        </w:rPr>
        <w:t>Each entry lists the polymer, solvent, temperature, concentration, structural classification, and data origin. Samples were classified as chiral (</w:t>
      </w:r>
      <w:r>
        <w:rPr>
          <w:rFonts w:ascii="Times New Roman" w:hAnsi="Times New Roman" w:cs="Times New Roman" w:hint="eastAsia"/>
        </w:rPr>
        <w:t>c</w:t>
      </w:r>
      <w:r w:rsidRPr="00905809">
        <w:rPr>
          <w:rFonts w:ascii="Times New Roman" w:hAnsi="Times New Roman" w:cs="Times New Roman"/>
        </w:rPr>
        <w:t xml:space="preserve">), isotropic </w:t>
      </w:r>
      <w:r>
        <w:rPr>
          <w:rFonts w:ascii="Times New Roman" w:hAnsi="Times New Roman" w:cs="Times New Roman" w:hint="eastAsia"/>
        </w:rPr>
        <w:t>(i</w:t>
      </w:r>
      <w:r w:rsidRPr="00905809">
        <w:rPr>
          <w:rFonts w:ascii="Times New Roman" w:hAnsi="Times New Roman" w:cs="Times New Roman"/>
        </w:rPr>
        <w:t>), or aggregated (</w:t>
      </w:r>
      <w:r>
        <w:rPr>
          <w:rFonts w:ascii="Times New Roman" w:hAnsi="Times New Roman" w:cs="Times New Roman" w:hint="eastAsia"/>
        </w:rPr>
        <w:t>a</w:t>
      </w:r>
      <w:r w:rsidRPr="00905809">
        <w:rPr>
          <w:rFonts w:ascii="Times New Roman" w:hAnsi="Times New Roman" w:cs="Times New Roman"/>
        </w:rPr>
        <w:t>), and the origin of each entry was identified as either literature-derived or generated in this work.</w:t>
      </w:r>
      <w:r>
        <w:rPr>
          <w:rFonts w:ascii="Times New Roman" w:hAnsi="Times New Roman" w:cs="Times New Roman" w:hint="eastAsia"/>
        </w:rPr>
        <w:t xml:space="preserve"> </w:t>
      </w:r>
      <w:r w:rsidRPr="00905809">
        <w:rPr>
          <w:rFonts w:ascii="Times New Roman" w:hAnsi="Times New Roman" w:cs="Times New Roman"/>
        </w:rPr>
        <w:t>For isotropic or aggregated samples tested over a concentration range of 100–300 mg</w:t>
      </w:r>
      <w:r>
        <w:rPr>
          <w:rFonts w:ascii="Times New Roman" w:hAnsi="Times New Roman" w:cs="Times New Roman" w:hint="eastAsia"/>
        </w:rPr>
        <w:t>/mL</w:t>
      </w:r>
      <w:r w:rsidRPr="00905809">
        <w:rPr>
          <w:rFonts w:ascii="Times New Roman" w:hAnsi="Times New Roman" w:cs="Times New Roman"/>
        </w:rPr>
        <w:t>, the range is shown as a single entry in the table for simplicity. However, for machine-learning analysis, these conditions were treated as three separate data points corresponding to 100, 200, and 300 m</w:t>
      </w:r>
      <w:r>
        <w:rPr>
          <w:rFonts w:ascii="Times New Roman" w:hAnsi="Times New Roman" w:cs="Times New Roman" w:hint="eastAsia"/>
        </w:rPr>
        <w:t>g/mL</w:t>
      </w:r>
      <w:r w:rsidRPr="00905809">
        <w:rPr>
          <w:rFonts w:ascii="Times New Roman" w:hAnsi="Times New Roman" w:cs="Times New Roman"/>
        </w:rPr>
        <w:t>.</w:t>
      </w:r>
      <w:r>
        <w:rPr>
          <w:rFonts w:ascii="Times New Roman" w:hAnsi="Times New Roman" w:cs="Times New Roman" w:hint="eastAsia"/>
        </w:rPr>
        <w:t xml:space="preserve"> </w:t>
      </w:r>
      <w:r w:rsidRPr="00905809">
        <w:rPr>
          <w:rFonts w:ascii="Times New Roman" w:hAnsi="Times New Roman" w:cs="Times New Roman"/>
        </w:rPr>
        <w:t>When multiple CD measurements were collected under the same experimental condition, each measurement was treated as an independent data point. For example, for p(g</w:t>
      </w:r>
      <w:r w:rsidRPr="00905809">
        <w:rPr>
          <w:rFonts w:ascii="Times New Roman" w:hAnsi="Times New Roman" w:cs="Times New Roman"/>
          <w:vertAlign w:val="subscript"/>
        </w:rPr>
        <w:t>4</w:t>
      </w:r>
      <w:r w:rsidRPr="00905809">
        <w:rPr>
          <w:rFonts w:ascii="Times New Roman" w:hAnsi="Times New Roman" w:cs="Times New Roman"/>
        </w:rPr>
        <w:t>2T-TT) in chloroform at 25 °C and 100 mg</w:t>
      </w:r>
      <w:r>
        <w:rPr>
          <w:rFonts w:ascii="Times New Roman" w:hAnsi="Times New Roman" w:cs="Times New Roman" w:hint="eastAsia"/>
        </w:rPr>
        <w:t>/</w:t>
      </w:r>
      <w:r w:rsidRPr="00905809">
        <w:rPr>
          <w:rFonts w:ascii="Times New Roman" w:hAnsi="Times New Roman" w:cs="Times New Roman"/>
        </w:rPr>
        <w:t>mL, two separate CD measurements were obtained and both exhibited CD signals; these were therefore counted as two independent data points in the ML dataset.</w:t>
      </w:r>
    </w:p>
    <w:tbl>
      <w:tblPr>
        <w:tblStyle w:val="TableGrid"/>
        <w:tblW w:w="9351" w:type="dxa"/>
        <w:tblLayout w:type="fixed"/>
        <w:tblLook w:val="04A0" w:firstRow="1" w:lastRow="0" w:firstColumn="1" w:lastColumn="0" w:noHBand="0" w:noVBand="1"/>
      </w:tblPr>
      <w:tblGrid>
        <w:gridCol w:w="1413"/>
        <w:gridCol w:w="1984"/>
        <w:gridCol w:w="993"/>
        <w:gridCol w:w="1842"/>
        <w:gridCol w:w="851"/>
        <w:gridCol w:w="2268"/>
      </w:tblGrid>
      <w:tr w:rsidR="00700D6F" w:rsidRPr="00700D6F" w14:paraId="796E9A6A" w14:textId="77777777" w:rsidTr="003D2AE5">
        <w:trPr>
          <w:trHeight w:val="20"/>
        </w:trPr>
        <w:tc>
          <w:tcPr>
            <w:tcW w:w="1413" w:type="dxa"/>
            <w:noWrap/>
            <w:vAlign w:val="center"/>
            <w:hideMark/>
          </w:tcPr>
          <w:p w14:paraId="6841B61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Polymer name</w:t>
            </w:r>
          </w:p>
        </w:tc>
        <w:tc>
          <w:tcPr>
            <w:tcW w:w="1984" w:type="dxa"/>
            <w:noWrap/>
            <w:vAlign w:val="center"/>
            <w:hideMark/>
          </w:tcPr>
          <w:p w14:paraId="3BF2960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Solvent</w:t>
            </w:r>
          </w:p>
        </w:tc>
        <w:tc>
          <w:tcPr>
            <w:tcW w:w="993" w:type="dxa"/>
            <w:noWrap/>
            <w:vAlign w:val="center"/>
            <w:hideMark/>
          </w:tcPr>
          <w:p w14:paraId="64714016" w14:textId="4054D16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Temp</w:t>
            </w:r>
            <w:r w:rsidRPr="00700D6F">
              <w:rPr>
                <w:rFonts w:ascii="Times New Roman" w:hAnsi="Times New Roman" w:cs="Times New Roman" w:hint="eastAsia"/>
                <w:sz w:val="18"/>
                <w:szCs w:val="18"/>
              </w:rPr>
              <w:t>.</w:t>
            </w:r>
          </w:p>
        </w:tc>
        <w:tc>
          <w:tcPr>
            <w:tcW w:w="1842" w:type="dxa"/>
            <w:noWrap/>
            <w:vAlign w:val="center"/>
            <w:hideMark/>
          </w:tcPr>
          <w:p w14:paraId="67B46DC6" w14:textId="4FA68D20"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Conc.</w:t>
            </w:r>
          </w:p>
        </w:tc>
        <w:tc>
          <w:tcPr>
            <w:tcW w:w="851" w:type="dxa"/>
            <w:noWrap/>
            <w:vAlign w:val="center"/>
            <w:hideMark/>
          </w:tcPr>
          <w:p w14:paraId="0FE420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Type</w:t>
            </w:r>
          </w:p>
        </w:tc>
        <w:tc>
          <w:tcPr>
            <w:tcW w:w="2268" w:type="dxa"/>
            <w:noWrap/>
            <w:vAlign w:val="center"/>
            <w:hideMark/>
          </w:tcPr>
          <w:p w14:paraId="1469D642" w14:textId="5959443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Origin</w:t>
            </w:r>
          </w:p>
        </w:tc>
      </w:tr>
      <w:tr w:rsidR="00F5039F" w:rsidRPr="00700D6F" w14:paraId="773228CE" w14:textId="77777777" w:rsidTr="003D2AE5">
        <w:trPr>
          <w:trHeight w:val="20"/>
        </w:trPr>
        <w:tc>
          <w:tcPr>
            <w:tcW w:w="1413" w:type="dxa"/>
            <w:vMerge w:val="restart"/>
            <w:noWrap/>
            <w:vAlign w:val="center"/>
            <w:hideMark/>
          </w:tcPr>
          <w:p w14:paraId="3E9652FA" w14:textId="77777777" w:rsidR="00F13E46" w:rsidRPr="00F13E46" w:rsidRDefault="00F13E46" w:rsidP="00F13E46">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4</w:t>
            </w:r>
            <w:r w:rsidRPr="00F13E46">
              <w:rPr>
                <w:rFonts w:ascii="Times New Roman" w:hAnsi="Times New Roman" w:cs="Times New Roman"/>
                <w:sz w:val="18"/>
                <w:szCs w:val="18"/>
              </w:rPr>
              <w:t>(2T-TT))</w:t>
            </w:r>
          </w:p>
          <w:p w14:paraId="24EEAE1A" w14:textId="511570D4"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7399EFD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7391ECA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02FD63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63B0F2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000D4B84" w14:textId="17305576"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14838452" w14:textId="77777777" w:rsidTr="003D2AE5">
        <w:trPr>
          <w:trHeight w:val="20"/>
        </w:trPr>
        <w:tc>
          <w:tcPr>
            <w:tcW w:w="1413" w:type="dxa"/>
            <w:vMerge/>
            <w:vAlign w:val="center"/>
            <w:hideMark/>
          </w:tcPr>
          <w:p w14:paraId="745E44AD"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F7DA4DF"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722ADAF2" w14:textId="77777777" w:rsidR="00F5039F" w:rsidRPr="00700D6F" w:rsidRDefault="00F5039F" w:rsidP="00C639D6">
            <w:pPr>
              <w:jc w:val="center"/>
              <w:rPr>
                <w:rFonts w:ascii="Times New Roman" w:hAnsi="Times New Roman" w:cs="Times New Roman"/>
                <w:sz w:val="18"/>
                <w:szCs w:val="18"/>
              </w:rPr>
            </w:pPr>
          </w:p>
        </w:tc>
        <w:tc>
          <w:tcPr>
            <w:tcW w:w="1842" w:type="dxa"/>
            <w:vMerge w:val="restart"/>
            <w:noWrap/>
            <w:vAlign w:val="center"/>
            <w:hideMark/>
          </w:tcPr>
          <w:p w14:paraId="711E713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EB572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F650A9" w14:textId="2DE49EE1" w:rsidR="00F5039F" w:rsidRPr="00700D6F" w:rsidRDefault="00F5039F" w:rsidP="00C639D6">
            <w:pPr>
              <w:jc w:val="center"/>
              <w:rPr>
                <w:rFonts w:ascii="Times New Roman" w:hAnsi="Times New Roman" w:cs="Times New Roman"/>
                <w:sz w:val="18"/>
                <w:szCs w:val="18"/>
              </w:rPr>
            </w:pPr>
          </w:p>
        </w:tc>
      </w:tr>
      <w:tr w:rsidR="00F5039F" w:rsidRPr="00700D6F" w14:paraId="07851747" w14:textId="77777777" w:rsidTr="003D2AE5">
        <w:trPr>
          <w:trHeight w:val="20"/>
        </w:trPr>
        <w:tc>
          <w:tcPr>
            <w:tcW w:w="1413" w:type="dxa"/>
            <w:vMerge/>
            <w:vAlign w:val="center"/>
            <w:hideMark/>
          </w:tcPr>
          <w:p w14:paraId="59E81E6F"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8E45EF1"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2C1B1C7E"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2720D88E"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32207D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A4070E8" w14:textId="36AFF82D" w:rsidR="00F5039F" w:rsidRPr="00700D6F" w:rsidRDefault="00F5039F" w:rsidP="00C639D6">
            <w:pPr>
              <w:jc w:val="center"/>
              <w:rPr>
                <w:rFonts w:ascii="Times New Roman" w:hAnsi="Times New Roman" w:cs="Times New Roman"/>
                <w:sz w:val="18"/>
                <w:szCs w:val="18"/>
              </w:rPr>
            </w:pPr>
          </w:p>
        </w:tc>
      </w:tr>
      <w:tr w:rsidR="00F5039F" w:rsidRPr="00700D6F" w14:paraId="407E85D5" w14:textId="77777777" w:rsidTr="003D2AE5">
        <w:trPr>
          <w:trHeight w:val="20"/>
        </w:trPr>
        <w:tc>
          <w:tcPr>
            <w:tcW w:w="1413" w:type="dxa"/>
            <w:vMerge/>
            <w:vAlign w:val="center"/>
            <w:hideMark/>
          </w:tcPr>
          <w:p w14:paraId="3B661935"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6E1C784"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2EAFF4D0" w14:textId="77777777" w:rsidR="00F5039F" w:rsidRPr="00700D6F" w:rsidRDefault="00F5039F" w:rsidP="00C639D6">
            <w:pPr>
              <w:jc w:val="center"/>
              <w:rPr>
                <w:rFonts w:ascii="Times New Roman" w:hAnsi="Times New Roman" w:cs="Times New Roman"/>
                <w:sz w:val="18"/>
                <w:szCs w:val="18"/>
              </w:rPr>
            </w:pPr>
          </w:p>
        </w:tc>
        <w:tc>
          <w:tcPr>
            <w:tcW w:w="1842" w:type="dxa"/>
            <w:noWrap/>
            <w:vAlign w:val="center"/>
            <w:hideMark/>
          </w:tcPr>
          <w:p w14:paraId="2F4F8B9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9AA999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25451E9" w14:textId="17D0B968" w:rsidR="00F5039F" w:rsidRPr="00700D6F" w:rsidRDefault="00F5039F" w:rsidP="00C639D6">
            <w:pPr>
              <w:jc w:val="center"/>
              <w:rPr>
                <w:rFonts w:ascii="Times New Roman" w:hAnsi="Times New Roman" w:cs="Times New Roman"/>
                <w:sz w:val="18"/>
                <w:szCs w:val="18"/>
              </w:rPr>
            </w:pPr>
          </w:p>
        </w:tc>
      </w:tr>
      <w:tr w:rsidR="00F5039F" w:rsidRPr="00700D6F" w14:paraId="1FC3295A" w14:textId="77777777" w:rsidTr="003D2AE5">
        <w:trPr>
          <w:trHeight w:val="20"/>
        </w:trPr>
        <w:tc>
          <w:tcPr>
            <w:tcW w:w="1413" w:type="dxa"/>
            <w:vMerge/>
            <w:vAlign w:val="center"/>
            <w:hideMark/>
          </w:tcPr>
          <w:p w14:paraId="6374F2AA"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88E4EC2"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26702AA4" w14:textId="77777777" w:rsidR="00F5039F" w:rsidRPr="00700D6F" w:rsidRDefault="00F5039F" w:rsidP="00C639D6">
            <w:pPr>
              <w:jc w:val="center"/>
              <w:rPr>
                <w:rFonts w:ascii="Times New Roman" w:hAnsi="Times New Roman" w:cs="Times New Roman"/>
                <w:sz w:val="18"/>
                <w:szCs w:val="18"/>
              </w:rPr>
            </w:pPr>
          </w:p>
        </w:tc>
        <w:tc>
          <w:tcPr>
            <w:tcW w:w="1842" w:type="dxa"/>
            <w:noWrap/>
            <w:vAlign w:val="center"/>
            <w:hideMark/>
          </w:tcPr>
          <w:p w14:paraId="382097F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72B60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8BF313A" w14:textId="3D658334" w:rsidR="00F5039F" w:rsidRPr="00700D6F" w:rsidRDefault="00F5039F" w:rsidP="00C639D6">
            <w:pPr>
              <w:jc w:val="center"/>
              <w:rPr>
                <w:rFonts w:ascii="Times New Roman" w:hAnsi="Times New Roman" w:cs="Times New Roman"/>
                <w:sz w:val="18"/>
                <w:szCs w:val="18"/>
              </w:rPr>
            </w:pPr>
          </w:p>
        </w:tc>
      </w:tr>
      <w:tr w:rsidR="00F5039F" w:rsidRPr="00700D6F" w14:paraId="1BBB9874" w14:textId="77777777" w:rsidTr="003D2AE5">
        <w:trPr>
          <w:trHeight w:val="20"/>
        </w:trPr>
        <w:tc>
          <w:tcPr>
            <w:tcW w:w="1413" w:type="dxa"/>
            <w:vMerge/>
            <w:vAlign w:val="center"/>
            <w:hideMark/>
          </w:tcPr>
          <w:p w14:paraId="763967FE"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1357831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1F4DFBE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C4A26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B96538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A525CC7" w14:textId="0961D40C" w:rsidR="00F5039F" w:rsidRPr="00700D6F" w:rsidRDefault="00F5039F" w:rsidP="00C639D6">
            <w:pPr>
              <w:jc w:val="center"/>
              <w:rPr>
                <w:rFonts w:ascii="Times New Roman" w:hAnsi="Times New Roman" w:cs="Times New Roman"/>
                <w:sz w:val="18"/>
                <w:szCs w:val="18"/>
              </w:rPr>
            </w:pPr>
          </w:p>
        </w:tc>
      </w:tr>
      <w:tr w:rsidR="00F5039F" w:rsidRPr="00700D6F" w14:paraId="79637652" w14:textId="77777777" w:rsidTr="003D2AE5">
        <w:trPr>
          <w:trHeight w:val="20"/>
        </w:trPr>
        <w:tc>
          <w:tcPr>
            <w:tcW w:w="1413" w:type="dxa"/>
            <w:vMerge/>
            <w:vAlign w:val="center"/>
            <w:hideMark/>
          </w:tcPr>
          <w:p w14:paraId="1E7B00FB"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6FE15959"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332DA61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50</w:t>
            </w:r>
          </w:p>
        </w:tc>
        <w:tc>
          <w:tcPr>
            <w:tcW w:w="1842" w:type="dxa"/>
            <w:noWrap/>
            <w:vAlign w:val="center"/>
            <w:hideMark/>
          </w:tcPr>
          <w:p w14:paraId="7948A2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27CEE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9026ED4" w14:textId="77777777" w:rsidR="00F5039F" w:rsidRPr="00700D6F" w:rsidRDefault="00F5039F" w:rsidP="00C639D6">
            <w:pPr>
              <w:jc w:val="center"/>
              <w:rPr>
                <w:rFonts w:ascii="Times New Roman" w:hAnsi="Times New Roman" w:cs="Times New Roman"/>
                <w:sz w:val="18"/>
                <w:szCs w:val="18"/>
              </w:rPr>
            </w:pPr>
          </w:p>
        </w:tc>
      </w:tr>
      <w:tr w:rsidR="00F5039F" w:rsidRPr="00700D6F" w14:paraId="1CEB98B1" w14:textId="77777777" w:rsidTr="003D2AE5">
        <w:trPr>
          <w:trHeight w:val="20"/>
        </w:trPr>
        <w:tc>
          <w:tcPr>
            <w:tcW w:w="1413" w:type="dxa"/>
            <w:vMerge/>
            <w:vAlign w:val="center"/>
            <w:hideMark/>
          </w:tcPr>
          <w:p w14:paraId="7A6598EA"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26A84B4F"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215DEAB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noWrap/>
            <w:vAlign w:val="center"/>
            <w:hideMark/>
          </w:tcPr>
          <w:p w14:paraId="2B035B1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ACA093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76F8CBF" w14:textId="77777777" w:rsidR="00F5039F" w:rsidRPr="00700D6F" w:rsidRDefault="00F5039F" w:rsidP="00C639D6">
            <w:pPr>
              <w:jc w:val="center"/>
              <w:rPr>
                <w:rFonts w:ascii="Times New Roman" w:hAnsi="Times New Roman" w:cs="Times New Roman"/>
                <w:sz w:val="18"/>
                <w:szCs w:val="18"/>
              </w:rPr>
            </w:pPr>
          </w:p>
        </w:tc>
      </w:tr>
      <w:tr w:rsidR="00F5039F" w:rsidRPr="00700D6F" w14:paraId="3912F3C9" w14:textId="77777777" w:rsidTr="003D2AE5">
        <w:trPr>
          <w:trHeight w:val="20"/>
        </w:trPr>
        <w:tc>
          <w:tcPr>
            <w:tcW w:w="1413" w:type="dxa"/>
            <w:vMerge/>
            <w:vAlign w:val="center"/>
            <w:hideMark/>
          </w:tcPr>
          <w:p w14:paraId="57DEC7C8"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8A32B5C"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46C32AE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90</w:t>
            </w:r>
          </w:p>
        </w:tc>
        <w:tc>
          <w:tcPr>
            <w:tcW w:w="1842" w:type="dxa"/>
            <w:noWrap/>
            <w:vAlign w:val="center"/>
            <w:hideMark/>
          </w:tcPr>
          <w:p w14:paraId="4850FE5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63AFC9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33FE146" w14:textId="09109825" w:rsidR="00F5039F" w:rsidRPr="00700D6F" w:rsidRDefault="00F5039F" w:rsidP="00C639D6">
            <w:pPr>
              <w:jc w:val="center"/>
              <w:rPr>
                <w:rFonts w:ascii="Times New Roman" w:hAnsi="Times New Roman" w:cs="Times New Roman"/>
                <w:sz w:val="18"/>
                <w:szCs w:val="18"/>
              </w:rPr>
            </w:pPr>
          </w:p>
        </w:tc>
      </w:tr>
      <w:tr w:rsidR="00F5039F" w:rsidRPr="00700D6F" w14:paraId="6F703669" w14:textId="77777777" w:rsidTr="003D2AE5">
        <w:trPr>
          <w:trHeight w:val="20"/>
        </w:trPr>
        <w:tc>
          <w:tcPr>
            <w:tcW w:w="1413" w:type="dxa"/>
            <w:vMerge/>
            <w:vAlign w:val="center"/>
            <w:hideMark/>
          </w:tcPr>
          <w:p w14:paraId="73AE1A6E"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7938DA4E"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151BD55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110</w:t>
            </w:r>
          </w:p>
        </w:tc>
        <w:tc>
          <w:tcPr>
            <w:tcW w:w="1842" w:type="dxa"/>
            <w:noWrap/>
            <w:vAlign w:val="center"/>
            <w:hideMark/>
          </w:tcPr>
          <w:p w14:paraId="67D4B0A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589605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3606A0" w14:textId="09F18030" w:rsidR="00F5039F" w:rsidRPr="00700D6F" w:rsidRDefault="00F5039F" w:rsidP="00C639D6">
            <w:pPr>
              <w:jc w:val="center"/>
              <w:rPr>
                <w:rFonts w:ascii="Times New Roman" w:hAnsi="Times New Roman" w:cs="Times New Roman"/>
                <w:sz w:val="18"/>
                <w:szCs w:val="18"/>
              </w:rPr>
            </w:pPr>
          </w:p>
        </w:tc>
      </w:tr>
      <w:tr w:rsidR="00F5039F" w:rsidRPr="00700D6F" w14:paraId="11ED799F" w14:textId="77777777" w:rsidTr="003D2AE5">
        <w:trPr>
          <w:trHeight w:val="20"/>
        </w:trPr>
        <w:tc>
          <w:tcPr>
            <w:tcW w:w="1413" w:type="dxa"/>
            <w:vMerge/>
            <w:vAlign w:val="center"/>
            <w:hideMark/>
          </w:tcPr>
          <w:p w14:paraId="59EC342F"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59ACED5"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2EFDA07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5301BBF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494B83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9CE7340" w14:textId="10CF715B" w:rsidR="00F5039F" w:rsidRPr="00700D6F" w:rsidRDefault="00F5039F" w:rsidP="00C639D6">
            <w:pPr>
              <w:jc w:val="center"/>
              <w:rPr>
                <w:rFonts w:ascii="Times New Roman" w:hAnsi="Times New Roman" w:cs="Times New Roman"/>
                <w:sz w:val="18"/>
                <w:szCs w:val="18"/>
              </w:rPr>
            </w:pPr>
          </w:p>
        </w:tc>
      </w:tr>
      <w:tr w:rsidR="00F5039F" w:rsidRPr="00700D6F" w14:paraId="6BEBC48C" w14:textId="77777777" w:rsidTr="003D2AE5">
        <w:trPr>
          <w:trHeight w:val="20"/>
        </w:trPr>
        <w:tc>
          <w:tcPr>
            <w:tcW w:w="1413" w:type="dxa"/>
            <w:vMerge/>
            <w:vAlign w:val="center"/>
            <w:hideMark/>
          </w:tcPr>
          <w:p w14:paraId="0F9E484D"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4648733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6479A6A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FB370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57BB42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98C6B41" w14:textId="5CA9775E" w:rsidR="00F5039F" w:rsidRPr="00700D6F" w:rsidRDefault="00F5039F" w:rsidP="00C639D6">
            <w:pPr>
              <w:jc w:val="center"/>
              <w:rPr>
                <w:rFonts w:ascii="Times New Roman" w:hAnsi="Times New Roman" w:cs="Times New Roman"/>
                <w:sz w:val="18"/>
                <w:szCs w:val="18"/>
              </w:rPr>
            </w:pPr>
          </w:p>
        </w:tc>
      </w:tr>
      <w:tr w:rsidR="00F5039F" w:rsidRPr="00700D6F" w14:paraId="61F0FAE4" w14:textId="77777777" w:rsidTr="003D2AE5">
        <w:trPr>
          <w:trHeight w:val="20"/>
        </w:trPr>
        <w:tc>
          <w:tcPr>
            <w:tcW w:w="1413" w:type="dxa"/>
            <w:vMerge/>
            <w:vAlign w:val="center"/>
            <w:hideMark/>
          </w:tcPr>
          <w:p w14:paraId="06D1094A"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C5E0818" w14:textId="77777777" w:rsidR="00F5039F" w:rsidRPr="00700D6F" w:rsidRDefault="00F5039F" w:rsidP="00C639D6">
            <w:pPr>
              <w:jc w:val="center"/>
              <w:rPr>
                <w:rFonts w:ascii="Times New Roman" w:hAnsi="Times New Roman" w:cs="Times New Roman"/>
                <w:sz w:val="18"/>
                <w:szCs w:val="18"/>
              </w:rPr>
            </w:pPr>
          </w:p>
        </w:tc>
        <w:tc>
          <w:tcPr>
            <w:tcW w:w="993" w:type="dxa"/>
            <w:vMerge w:val="restart"/>
            <w:noWrap/>
            <w:vAlign w:val="center"/>
            <w:hideMark/>
          </w:tcPr>
          <w:p w14:paraId="5E693AA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vMerge w:val="restart"/>
            <w:noWrap/>
            <w:vAlign w:val="center"/>
            <w:hideMark/>
          </w:tcPr>
          <w:p w14:paraId="05FB68B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8ED04B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1806341" w14:textId="6C552644" w:rsidR="00F5039F" w:rsidRPr="00700D6F" w:rsidRDefault="00F5039F" w:rsidP="00C639D6">
            <w:pPr>
              <w:jc w:val="center"/>
              <w:rPr>
                <w:rFonts w:ascii="Times New Roman" w:hAnsi="Times New Roman" w:cs="Times New Roman"/>
                <w:sz w:val="18"/>
                <w:szCs w:val="18"/>
              </w:rPr>
            </w:pPr>
          </w:p>
        </w:tc>
      </w:tr>
      <w:tr w:rsidR="00F5039F" w:rsidRPr="00700D6F" w14:paraId="0411ACB2" w14:textId="77777777" w:rsidTr="003D2AE5">
        <w:trPr>
          <w:trHeight w:val="20"/>
        </w:trPr>
        <w:tc>
          <w:tcPr>
            <w:tcW w:w="1413" w:type="dxa"/>
            <w:vMerge/>
            <w:vAlign w:val="center"/>
            <w:hideMark/>
          </w:tcPr>
          <w:p w14:paraId="4FF731F9"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9450FDF"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497EC5DD"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1F797FAF"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1324329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C7E6FAD" w14:textId="046A3474" w:rsidR="00F5039F" w:rsidRPr="00700D6F" w:rsidRDefault="00F5039F" w:rsidP="00C639D6">
            <w:pPr>
              <w:jc w:val="center"/>
              <w:rPr>
                <w:rFonts w:ascii="Times New Roman" w:hAnsi="Times New Roman" w:cs="Times New Roman"/>
                <w:sz w:val="18"/>
                <w:szCs w:val="18"/>
              </w:rPr>
            </w:pPr>
          </w:p>
        </w:tc>
      </w:tr>
      <w:tr w:rsidR="00F5039F" w:rsidRPr="00700D6F" w14:paraId="3D202DC1" w14:textId="77777777" w:rsidTr="003D2AE5">
        <w:trPr>
          <w:trHeight w:val="20"/>
        </w:trPr>
        <w:tc>
          <w:tcPr>
            <w:tcW w:w="1413" w:type="dxa"/>
            <w:vMerge/>
            <w:vAlign w:val="center"/>
            <w:hideMark/>
          </w:tcPr>
          <w:p w14:paraId="60D875A1"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B25951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BD5EA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99B05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B0FC9B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CC119BC" w14:textId="19A9E5BB" w:rsidR="00F5039F" w:rsidRPr="00700D6F" w:rsidRDefault="00F5039F" w:rsidP="00C639D6">
            <w:pPr>
              <w:jc w:val="center"/>
              <w:rPr>
                <w:rFonts w:ascii="Times New Roman" w:hAnsi="Times New Roman" w:cs="Times New Roman"/>
                <w:sz w:val="18"/>
                <w:szCs w:val="18"/>
              </w:rPr>
            </w:pPr>
          </w:p>
        </w:tc>
      </w:tr>
      <w:tr w:rsidR="00F5039F" w:rsidRPr="00700D6F" w14:paraId="66353C7E" w14:textId="77777777" w:rsidTr="003D2AE5">
        <w:trPr>
          <w:trHeight w:val="20"/>
        </w:trPr>
        <w:tc>
          <w:tcPr>
            <w:tcW w:w="1413" w:type="dxa"/>
            <w:vMerge/>
            <w:vAlign w:val="center"/>
            <w:hideMark/>
          </w:tcPr>
          <w:p w14:paraId="7CD6824E"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4C51DA6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7B357D9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20A6B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5A944D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FE611A9" w14:textId="77777777" w:rsidR="00F5039F" w:rsidRPr="00700D6F" w:rsidRDefault="00F5039F" w:rsidP="00C639D6">
            <w:pPr>
              <w:jc w:val="center"/>
              <w:rPr>
                <w:rFonts w:ascii="Times New Roman" w:hAnsi="Times New Roman" w:cs="Times New Roman"/>
                <w:sz w:val="18"/>
                <w:szCs w:val="18"/>
              </w:rPr>
            </w:pPr>
          </w:p>
        </w:tc>
      </w:tr>
      <w:tr w:rsidR="00F5039F" w:rsidRPr="00700D6F" w14:paraId="30B59E0A" w14:textId="77777777" w:rsidTr="003D2AE5">
        <w:trPr>
          <w:trHeight w:val="20"/>
        </w:trPr>
        <w:tc>
          <w:tcPr>
            <w:tcW w:w="1413" w:type="dxa"/>
            <w:vMerge/>
            <w:vAlign w:val="center"/>
            <w:hideMark/>
          </w:tcPr>
          <w:p w14:paraId="7DCD14F6"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FAA17AE"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7B5B40D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76D3F8C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CFD02B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0364C8A" w14:textId="25DF077C" w:rsidR="00F5039F" w:rsidRPr="00700D6F" w:rsidRDefault="00F5039F" w:rsidP="00C639D6">
            <w:pPr>
              <w:jc w:val="center"/>
              <w:rPr>
                <w:rFonts w:ascii="Times New Roman" w:hAnsi="Times New Roman" w:cs="Times New Roman"/>
                <w:sz w:val="18"/>
                <w:szCs w:val="18"/>
              </w:rPr>
            </w:pPr>
          </w:p>
        </w:tc>
      </w:tr>
      <w:tr w:rsidR="00F5039F" w:rsidRPr="00700D6F" w14:paraId="7ADC5B4D" w14:textId="77777777" w:rsidTr="003D2AE5">
        <w:trPr>
          <w:trHeight w:val="20"/>
        </w:trPr>
        <w:tc>
          <w:tcPr>
            <w:tcW w:w="1413" w:type="dxa"/>
            <w:vMerge/>
            <w:vAlign w:val="center"/>
            <w:hideMark/>
          </w:tcPr>
          <w:p w14:paraId="428EA763"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75B8471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398C648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9F9257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61E6C2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63F8E186" w14:textId="2FE2240B"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20E6C064" w14:textId="77777777" w:rsidTr="003D2AE5">
        <w:trPr>
          <w:trHeight w:val="20"/>
        </w:trPr>
        <w:tc>
          <w:tcPr>
            <w:tcW w:w="1413" w:type="dxa"/>
            <w:vMerge/>
            <w:vAlign w:val="center"/>
            <w:hideMark/>
          </w:tcPr>
          <w:p w14:paraId="22616876"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0DF128F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77BE85F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32651E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222BB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79E7E0C" w14:textId="70262D0E" w:rsidR="00F5039F" w:rsidRPr="00700D6F" w:rsidRDefault="00F5039F" w:rsidP="00C639D6">
            <w:pPr>
              <w:jc w:val="center"/>
              <w:rPr>
                <w:rFonts w:ascii="Times New Roman" w:hAnsi="Times New Roman" w:cs="Times New Roman"/>
                <w:sz w:val="18"/>
                <w:szCs w:val="18"/>
              </w:rPr>
            </w:pPr>
          </w:p>
        </w:tc>
      </w:tr>
      <w:tr w:rsidR="00F5039F" w:rsidRPr="00700D6F" w14:paraId="57D58800" w14:textId="77777777" w:rsidTr="003D2AE5">
        <w:trPr>
          <w:trHeight w:val="20"/>
        </w:trPr>
        <w:tc>
          <w:tcPr>
            <w:tcW w:w="1413" w:type="dxa"/>
            <w:vMerge/>
            <w:vAlign w:val="center"/>
            <w:hideMark/>
          </w:tcPr>
          <w:p w14:paraId="03BBE582"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A60624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3EA609A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2CDA57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652610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CC9B878" w14:textId="2BBF2A8E" w:rsidR="00F5039F" w:rsidRPr="00700D6F" w:rsidRDefault="00F5039F" w:rsidP="00C639D6">
            <w:pPr>
              <w:jc w:val="center"/>
              <w:rPr>
                <w:rFonts w:ascii="Times New Roman" w:hAnsi="Times New Roman" w:cs="Times New Roman"/>
                <w:sz w:val="18"/>
                <w:szCs w:val="18"/>
              </w:rPr>
            </w:pPr>
          </w:p>
        </w:tc>
      </w:tr>
      <w:tr w:rsidR="00F5039F" w:rsidRPr="00700D6F" w14:paraId="5B33EFD3" w14:textId="77777777" w:rsidTr="003D2AE5">
        <w:trPr>
          <w:trHeight w:val="20"/>
        </w:trPr>
        <w:tc>
          <w:tcPr>
            <w:tcW w:w="1413" w:type="dxa"/>
            <w:vMerge/>
            <w:vAlign w:val="center"/>
            <w:hideMark/>
          </w:tcPr>
          <w:p w14:paraId="6F567626"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2FF809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7EF4491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CA5C2D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E307BC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596B9F71" w14:textId="3724EBE5"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145BDBBA" w14:textId="77777777" w:rsidTr="003D2AE5">
        <w:trPr>
          <w:trHeight w:val="20"/>
        </w:trPr>
        <w:tc>
          <w:tcPr>
            <w:tcW w:w="1413" w:type="dxa"/>
            <w:vMerge/>
            <w:vAlign w:val="center"/>
            <w:hideMark/>
          </w:tcPr>
          <w:p w14:paraId="585C71ED"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D8B808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BCE259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85D3F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21CC6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2BA1ABA" w14:textId="26458EEF" w:rsidR="00F5039F" w:rsidRPr="00700D6F" w:rsidRDefault="00F5039F" w:rsidP="00C639D6">
            <w:pPr>
              <w:jc w:val="center"/>
              <w:rPr>
                <w:rFonts w:ascii="Times New Roman" w:hAnsi="Times New Roman" w:cs="Times New Roman"/>
                <w:sz w:val="18"/>
                <w:szCs w:val="18"/>
              </w:rPr>
            </w:pPr>
          </w:p>
        </w:tc>
      </w:tr>
      <w:tr w:rsidR="00F5039F" w:rsidRPr="00700D6F" w14:paraId="11DAE6E3" w14:textId="77777777" w:rsidTr="003D2AE5">
        <w:trPr>
          <w:trHeight w:val="20"/>
        </w:trPr>
        <w:tc>
          <w:tcPr>
            <w:tcW w:w="1413" w:type="dxa"/>
            <w:vMerge/>
            <w:vAlign w:val="center"/>
            <w:hideMark/>
          </w:tcPr>
          <w:p w14:paraId="30FE9170"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311E3CB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o-xylene</w:t>
            </w:r>
          </w:p>
        </w:tc>
        <w:tc>
          <w:tcPr>
            <w:tcW w:w="993" w:type="dxa"/>
            <w:noWrap/>
            <w:vAlign w:val="center"/>
            <w:hideMark/>
          </w:tcPr>
          <w:p w14:paraId="700C402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106D65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589E7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4DDDF340" w14:textId="4D74B918"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6CA73D3F" w14:textId="77777777" w:rsidTr="003D2AE5">
        <w:trPr>
          <w:trHeight w:val="20"/>
        </w:trPr>
        <w:tc>
          <w:tcPr>
            <w:tcW w:w="1413" w:type="dxa"/>
            <w:vMerge/>
            <w:vAlign w:val="center"/>
            <w:hideMark/>
          </w:tcPr>
          <w:p w14:paraId="277E2384"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2D2537D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7DB6E5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24235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D6DB65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0B5B3E2F" w14:textId="0576E185"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619F439" w14:textId="77777777" w:rsidTr="003D2AE5">
        <w:trPr>
          <w:trHeight w:val="20"/>
        </w:trPr>
        <w:tc>
          <w:tcPr>
            <w:tcW w:w="1413" w:type="dxa"/>
            <w:vMerge/>
            <w:vAlign w:val="center"/>
            <w:hideMark/>
          </w:tcPr>
          <w:p w14:paraId="11EAAF61"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7356E61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67C6EA7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1E6BF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B1FCEA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D631AA7" w14:textId="2A344D91"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17C2E458" w14:textId="77777777" w:rsidTr="003D2AE5">
        <w:trPr>
          <w:trHeight w:val="20"/>
        </w:trPr>
        <w:tc>
          <w:tcPr>
            <w:tcW w:w="1413" w:type="dxa"/>
            <w:vMerge/>
            <w:vAlign w:val="center"/>
            <w:hideMark/>
          </w:tcPr>
          <w:p w14:paraId="19670C88"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21588424"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5BD21E8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6EA563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FA842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967992F" w14:textId="6014A584" w:rsidR="00F5039F" w:rsidRPr="00700D6F" w:rsidRDefault="00F5039F" w:rsidP="00C639D6">
            <w:pPr>
              <w:jc w:val="center"/>
              <w:rPr>
                <w:rFonts w:ascii="Times New Roman" w:hAnsi="Times New Roman" w:cs="Times New Roman"/>
                <w:sz w:val="18"/>
                <w:szCs w:val="18"/>
              </w:rPr>
            </w:pPr>
          </w:p>
        </w:tc>
      </w:tr>
      <w:tr w:rsidR="00F5039F" w:rsidRPr="00700D6F" w14:paraId="769525F8" w14:textId="77777777" w:rsidTr="003D2AE5">
        <w:trPr>
          <w:trHeight w:val="20"/>
        </w:trPr>
        <w:tc>
          <w:tcPr>
            <w:tcW w:w="1413" w:type="dxa"/>
            <w:vMerge/>
            <w:vAlign w:val="center"/>
            <w:hideMark/>
          </w:tcPr>
          <w:p w14:paraId="72651883"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2B6A5B4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2A3D0FE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39811F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BF5428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6A5A3B6F" w14:textId="5CBE32D6"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22CF38FB" w14:textId="77777777" w:rsidTr="003D2AE5">
        <w:trPr>
          <w:trHeight w:val="20"/>
        </w:trPr>
        <w:tc>
          <w:tcPr>
            <w:tcW w:w="1413" w:type="dxa"/>
            <w:vMerge w:val="restart"/>
            <w:noWrap/>
            <w:vAlign w:val="center"/>
            <w:hideMark/>
          </w:tcPr>
          <w:p w14:paraId="3FE490C6" w14:textId="4ACADFE7" w:rsidR="00F5039F" w:rsidRPr="00700D6F" w:rsidRDefault="00F13E46" w:rsidP="00F13E46">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3</w:t>
            </w:r>
            <w:r w:rsidRPr="00F13E46">
              <w:rPr>
                <w:rFonts w:ascii="Times New Roman" w:hAnsi="Times New Roman" w:cs="Times New Roman"/>
                <w:sz w:val="18"/>
                <w:szCs w:val="18"/>
              </w:rPr>
              <w:t>(2T-TT))</w:t>
            </w:r>
          </w:p>
        </w:tc>
        <w:tc>
          <w:tcPr>
            <w:tcW w:w="1984" w:type="dxa"/>
            <w:vMerge w:val="restart"/>
            <w:noWrap/>
            <w:vAlign w:val="center"/>
            <w:hideMark/>
          </w:tcPr>
          <w:p w14:paraId="3E92C1E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F25FA8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0F08388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96D4AB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7F53462C" w14:textId="752B0632"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A1EC377" w14:textId="77777777" w:rsidTr="003D2AE5">
        <w:trPr>
          <w:trHeight w:val="20"/>
        </w:trPr>
        <w:tc>
          <w:tcPr>
            <w:tcW w:w="1413" w:type="dxa"/>
            <w:vMerge/>
            <w:vAlign w:val="center"/>
            <w:hideMark/>
          </w:tcPr>
          <w:p w14:paraId="0F80143D"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F952993"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5868CCD5"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4786FED1"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20EA5FE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AB21C9" w14:textId="665FD823" w:rsidR="00F5039F" w:rsidRPr="00700D6F" w:rsidRDefault="00F5039F" w:rsidP="00C639D6">
            <w:pPr>
              <w:jc w:val="center"/>
              <w:rPr>
                <w:rFonts w:ascii="Times New Roman" w:hAnsi="Times New Roman" w:cs="Times New Roman"/>
                <w:sz w:val="18"/>
                <w:szCs w:val="18"/>
              </w:rPr>
            </w:pPr>
          </w:p>
        </w:tc>
      </w:tr>
      <w:tr w:rsidR="00F5039F" w:rsidRPr="00700D6F" w14:paraId="5AD29197" w14:textId="77777777" w:rsidTr="003D2AE5">
        <w:trPr>
          <w:trHeight w:val="20"/>
        </w:trPr>
        <w:tc>
          <w:tcPr>
            <w:tcW w:w="1413" w:type="dxa"/>
            <w:vMerge/>
            <w:vAlign w:val="center"/>
            <w:hideMark/>
          </w:tcPr>
          <w:p w14:paraId="6A4CDB30"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2181BB8C"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0904AE0C"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1395C114"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731CD10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41F746" w14:textId="2073B3C5" w:rsidR="00F5039F" w:rsidRPr="00700D6F" w:rsidRDefault="00F5039F" w:rsidP="00C639D6">
            <w:pPr>
              <w:jc w:val="center"/>
              <w:rPr>
                <w:rFonts w:ascii="Times New Roman" w:hAnsi="Times New Roman" w:cs="Times New Roman"/>
                <w:sz w:val="18"/>
                <w:szCs w:val="18"/>
              </w:rPr>
            </w:pPr>
          </w:p>
        </w:tc>
      </w:tr>
      <w:tr w:rsidR="00F5039F" w:rsidRPr="00700D6F" w14:paraId="462FB653" w14:textId="77777777" w:rsidTr="003D2AE5">
        <w:trPr>
          <w:trHeight w:val="20"/>
        </w:trPr>
        <w:tc>
          <w:tcPr>
            <w:tcW w:w="1413" w:type="dxa"/>
            <w:vMerge/>
            <w:vAlign w:val="center"/>
            <w:hideMark/>
          </w:tcPr>
          <w:p w14:paraId="2F20027C"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7A0C0DD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3B7BACD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2A1EBA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8DA26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1067A23" w14:textId="7A2975A1" w:rsidR="00F5039F" w:rsidRPr="00700D6F" w:rsidRDefault="00F5039F" w:rsidP="00C639D6">
            <w:pPr>
              <w:jc w:val="center"/>
              <w:rPr>
                <w:rFonts w:ascii="Times New Roman" w:hAnsi="Times New Roman" w:cs="Times New Roman"/>
                <w:sz w:val="18"/>
                <w:szCs w:val="18"/>
              </w:rPr>
            </w:pPr>
          </w:p>
        </w:tc>
      </w:tr>
      <w:tr w:rsidR="00F5039F" w:rsidRPr="00700D6F" w14:paraId="71EE9652" w14:textId="77777777" w:rsidTr="003D2AE5">
        <w:trPr>
          <w:trHeight w:val="20"/>
        </w:trPr>
        <w:tc>
          <w:tcPr>
            <w:tcW w:w="1413" w:type="dxa"/>
            <w:vMerge/>
            <w:vAlign w:val="center"/>
            <w:hideMark/>
          </w:tcPr>
          <w:p w14:paraId="532BEB86"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6F7461A"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674925C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7C3BA81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7ADA32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196544" w14:textId="243CE4DF" w:rsidR="00F5039F" w:rsidRPr="00700D6F" w:rsidRDefault="00F5039F" w:rsidP="00C639D6">
            <w:pPr>
              <w:jc w:val="center"/>
              <w:rPr>
                <w:rFonts w:ascii="Times New Roman" w:hAnsi="Times New Roman" w:cs="Times New Roman"/>
                <w:sz w:val="18"/>
                <w:szCs w:val="18"/>
              </w:rPr>
            </w:pPr>
          </w:p>
        </w:tc>
      </w:tr>
      <w:tr w:rsidR="00F5039F" w:rsidRPr="00700D6F" w14:paraId="1753993D" w14:textId="77777777" w:rsidTr="003D2AE5">
        <w:trPr>
          <w:trHeight w:val="20"/>
        </w:trPr>
        <w:tc>
          <w:tcPr>
            <w:tcW w:w="1413" w:type="dxa"/>
            <w:vMerge/>
            <w:vAlign w:val="center"/>
            <w:hideMark/>
          </w:tcPr>
          <w:p w14:paraId="3624FA36"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439FC85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63D508C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BE47A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4CED21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C4DB11C" w14:textId="56B38558" w:rsidR="00F5039F" w:rsidRPr="00700D6F" w:rsidRDefault="00F5039F" w:rsidP="00C639D6">
            <w:pPr>
              <w:jc w:val="center"/>
              <w:rPr>
                <w:rFonts w:ascii="Times New Roman" w:hAnsi="Times New Roman" w:cs="Times New Roman"/>
                <w:sz w:val="18"/>
                <w:szCs w:val="18"/>
              </w:rPr>
            </w:pPr>
          </w:p>
        </w:tc>
      </w:tr>
      <w:tr w:rsidR="00F5039F" w:rsidRPr="00700D6F" w14:paraId="772F73E9" w14:textId="77777777" w:rsidTr="003D2AE5">
        <w:trPr>
          <w:trHeight w:val="20"/>
        </w:trPr>
        <w:tc>
          <w:tcPr>
            <w:tcW w:w="1413" w:type="dxa"/>
            <w:vMerge/>
            <w:vAlign w:val="center"/>
            <w:hideMark/>
          </w:tcPr>
          <w:p w14:paraId="5F48DE60"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098804E3"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42301D2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4ADC47B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FB77DA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03069D7" w14:textId="1E3D1CA5" w:rsidR="00F5039F" w:rsidRPr="00700D6F" w:rsidRDefault="00F5039F" w:rsidP="00C639D6">
            <w:pPr>
              <w:jc w:val="center"/>
              <w:rPr>
                <w:rFonts w:ascii="Times New Roman" w:hAnsi="Times New Roman" w:cs="Times New Roman"/>
                <w:sz w:val="18"/>
                <w:szCs w:val="18"/>
              </w:rPr>
            </w:pPr>
          </w:p>
        </w:tc>
      </w:tr>
      <w:tr w:rsidR="00F5039F" w:rsidRPr="00700D6F" w14:paraId="75436FFD" w14:textId="77777777" w:rsidTr="003D2AE5">
        <w:trPr>
          <w:trHeight w:val="20"/>
        </w:trPr>
        <w:tc>
          <w:tcPr>
            <w:tcW w:w="1413" w:type="dxa"/>
            <w:vMerge/>
            <w:vAlign w:val="center"/>
            <w:hideMark/>
          </w:tcPr>
          <w:p w14:paraId="7FE735A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4035C8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000AA4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491A2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206F19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ECCD830" w14:textId="6DA9E381"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0B870B0" w14:textId="77777777" w:rsidTr="003D2AE5">
        <w:trPr>
          <w:trHeight w:val="20"/>
        </w:trPr>
        <w:tc>
          <w:tcPr>
            <w:tcW w:w="1413" w:type="dxa"/>
            <w:vMerge/>
            <w:vAlign w:val="center"/>
            <w:hideMark/>
          </w:tcPr>
          <w:p w14:paraId="33BBFB1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4D9D6B3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2B26009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BF210E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0802D0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728B77E" w14:textId="3BF87492" w:rsidR="00F5039F" w:rsidRPr="00700D6F" w:rsidRDefault="00F5039F" w:rsidP="00C639D6">
            <w:pPr>
              <w:jc w:val="center"/>
              <w:rPr>
                <w:rFonts w:ascii="Times New Roman" w:hAnsi="Times New Roman" w:cs="Times New Roman"/>
                <w:sz w:val="18"/>
                <w:szCs w:val="18"/>
              </w:rPr>
            </w:pPr>
          </w:p>
        </w:tc>
      </w:tr>
      <w:tr w:rsidR="00F5039F" w:rsidRPr="00700D6F" w14:paraId="56BD2D92" w14:textId="77777777" w:rsidTr="003D2AE5">
        <w:trPr>
          <w:trHeight w:val="20"/>
        </w:trPr>
        <w:tc>
          <w:tcPr>
            <w:tcW w:w="1413" w:type="dxa"/>
            <w:vMerge/>
            <w:vAlign w:val="center"/>
            <w:hideMark/>
          </w:tcPr>
          <w:p w14:paraId="10F9A72D"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48F1B2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11125F2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D9DBF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8D7BF4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0A4D867" w14:textId="0E004645" w:rsidR="00F5039F" w:rsidRPr="00700D6F" w:rsidRDefault="00F5039F" w:rsidP="00C639D6">
            <w:pPr>
              <w:jc w:val="center"/>
              <w:rPr>
                <w:rFonts w:ascii="Times New Roman" w:hAnsi="Times New Roman" w:cs="Times New Roman"/>
                <w:sz w:val="18"/>
                <w:szCs w:val="18"/>
              </w:rPr>
            </w:pPr>
          </w:p>
        </w:tc>
      </w:tr>
      <w:tr w:rsidR="00F5039F" w:rsidRPr="00700D6F" w14:paraId="06EDD4BD" w14:textId="77777777" w:rsidTr="003D2AE5">
        <w:trPr>
          <w:trHeight w:val="20"/>
        </w:trPr>
        <w:tc>
          <w:tcPr>
            <w:tcW w:w="1413" w:type="dxa"/>
            <w:vMerge/>
            <w:vAlign w:val="center"/>
            <w:hideMark/>
          </w:tcPr>
          <w:p w14:paraId="7790C03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072BF9D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3D1D907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23CF94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833176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8CF5BFD" w14:textId="01DF221D" w:rsidR="00F5039F" w:rsidRPr="00700D6F" w:rsidRDefault="00F5039F" w:rsidP="00C639D6">
            <w:pPr>
              <w:jc w:val="center"/>
              <w:rPr>
                <w:rFonts w:ascii="Times New Roman" w:hAnsi="Times New Roman" w:cs="Times New Roman"/>
                <w:sz w:val="18"/>
                <w:szCs w:val="18"/>
              </w:rPr>
            </w:pPr>
          </w:p>
        </w:tc>
      </w:tr>
      <w:tr w:rsidR="00F5039F" w:rsidRPr="00700D6F" w14:paraId="7DBF18C4" w14:textId="77777777" w:rsidTr="003D2AE5">
        <w:trPr>
          <w:trHeight w:val="20"/>
        </w:trPr>
        <w:tc>
          <w:tcPr>
            <w:tcW w:w="1413" w:type="dxa"/>
            <w:vMerge/>
            <w:vAlign w:val="center"/>
            <w:hideMark/>
          </w:tcPr>
          <w:p w14:paraId="43E89DB2"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4DF6880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05CCA67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71B191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59E7CD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EBD68CA" w14:textId="4A2D3171" w:rsidR="00F5039F" w:rsidRPr="00700D6F" w:rsidRDefault="00F5039F" w:rsidP="00C639D6">
            <w:pPr>
              <w:jc w:val="center"/>
              <w:rPr>
                <w:rFonts w:ascii="Times New Roman" w:hAnsi="Times New Roman" w:cs="Times New Roman"/>
                <w:sz w:val="18"/>
                <w:szCs w:val="18"/>
              </w:rPr>
            </w:pPr>
          </w:p>
        </w:tc>
      </w:tr>
      <w:tr w:rsidR="00F5039F" w:rsidRPr="00700D6F" w14:paraId="00685A5A" w14:textId="77777777" w:rsidTr="003D2AE5">
        <w:trPr>
          <w:trHeight w:val="20"/>
        </w:trPr>
        <w:tc>
          <w:tcPr>
            <w:tcW w:w="1413" w:type="dxa"/>
            <w:vMerge/>
            <w:vAlign w:val="center"/>
            <w:hideMark/>
          </w:tcPr>
          <w:p w14:paraId="7C87B513"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7D3A9A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4C33EFC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F81D0F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23BB99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74FEFC7" w14:textId="1C5F82F1" w:rsidR="00F5039F" w:rsidRPr="00700D6F" w:rsidRDefault="00F5039F" w:rsidP="00C639D6">
            <w:pPr>
              <w:jc w:val="center"/>
              <w:rPr>
                <w:rFonts w:ascii="Times New Roman" w:hAnsi="Times New Roman" w:cs="Times New Roman"/>
                <w:sz w:val="18"/>
                <w:szCs w:val="18"/>
              </w:rPr>
            </w:pPr>
          </w:p>
        </w:tc>
      </w:tr>
      <w:tr w:rsidR="00F5039F" w:rsidRPr="00700D6F" w14:paraId="38484164" w14:textId="77777777" w:rsidTr="003D2AE5">
        <w:trPr>
          <w:trHeight w:val="20"/>
        </w:trPr>
        <w:tc>
          <w:tcPr>
            <w:tcW w:w="1413" w:type="dxa"/>
            <w:vMerge/>
            <w:vAlign w:val="center"/>
            <w:hideMark/>
          </w:tcPr>
          <w:p w14:paraId="5606C6F6"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D0BBFA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26C4664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79467E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362753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27F150C" w14:textId="0400F3CC" w:rsidR="00F5039F" w:rsidRPr="00700D6F" w:rsidRDefault="00F5039F" w:rsidP="00C639D6">
            <w:pPr>
              <w:jc w:val="center"/>
              <w:rPr>
                <w:rFonts w:ascii="Times New Roman" w:hAnsi="Times New Roman" w:cs="Times New Roman"/>
                <w:sz w:val="18"/>
                <w:szCs w:val="18"/>
              </w:rPr>
            </w:pPr>
          </w:p>
        </w:tc>
      </w:tr>
      <w:tr w:rsidR="00F5039F" w:rsidRPr="00700D6F" w14:paraId="43C30B4A" w14:textId="77777777" w:rsidTr="003D2AE5">
        <w:trPr>
          <w:trHeight w:val="20"/>
        </w:trPr>
        <w:tc>
          <w:tcPr>
            <w:tcW w:w="1413" w:type="dxa"/>
            <w:vMerge/>
            <w:vAlign w:val="center"/>
            <w:hideMark/>
          </w:tcPr>
          <w:p w14:paraId="1EA8FEEA"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4481F0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o-xylene</w:t>
            </w:r>
          </w:p>
        </w:tc>
        <w:tc>
          <w:tcPr>
            <w:tcW w:w="993" w:type="dxa"/>
            <w:noWrap/>
            <w:vAlign w:val="center"/>
            <w:hideMark/>
          </w:tcPr>
          <w:p w14:paraId="6DDAA54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03AA4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FA827A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3C59FED" w14:textId="10D423F4" w:rsidR="00F5039F" w:rsidRPr="00700D6F" w:rsidRDefault="00F5039F" w:rsidP="00C639D6">
            <w:pPr>
              <w:jc w:val="center"/>
              <w:rPr>
                <w:rFonts w:ascii="Times New Roman" w:hAnsi="Times New Roman" w:cs="Times New Roman"/>
                <w:sz w:val="18"/>
                <w:szCs w:val="18"/>
              </w:rPr>
            </w:pPr>
          </w:p>
        </w:tc>
      </w:tr>
      <w:tr w:rsidR="00F5039F" w:rsidRPr="00700D6F" w14:paraId="3F8D7F11" w14:textId="77777777" w:rsidTr="003D2AE5">
        <w:trPr>
          <w:trHeight w:val="20"/>
        </w:trPr>
        <w:tc>
          <w:tcPr>
            <w:tcW w:w="1413" w:type="dxa"/>
            <w:vMerge/>
            <w:vAlign w:val="center"/>
            <w:hideMark/>
          </w:tcPr>
          <w:p w14:paraId="68DFDC53"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F1450D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796D34A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898C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D2E23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8A7536B" w14:textId="4010D4B1" w:rsidR="00F5039F" w:rsidRPr="00700D6F" w:rsidRDefault="00F5039F" w:rsidP="00C639D6">
            <w:pPr>
              <w:jc w:val="center"/>
              <w:rPr>
                <w:rFonts w:ascii="Times New Roman" w:hAnsi="Times New Roman" w:cs="Times New Roman"/>
                <w:sz w:val="18"/>
                <w:szCs w:val="18"/>
              </w:rPr>
            </w:pPr>
          </w:p>
        </w:tc>
      </w:tr>
      <w:tr w:rsidR="00F5039F" w:rsidRPr="00700D6F" w14:paraId="40C37EFF" w14:textId="77777777" w:rsidTr="003D2AE5">
        <w:trPr>
          <w:trHeight w:val="20"/>
        </w:trPr>
        <w:tc>
          <w:tcPr>
            <w:tcW w:w="1413" w:type="dxa"/>
            <w:vMerge/>
            <w:vAlign w:val="center"/>
            <w:hideMark/>
          </w:tcPr>
          <w:p w14:paraId="53F06F4B"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49EA655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403F87D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04A070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2FCC14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111DC44" w14:textId="78714F38" w:rsidR="00F5039F" w:rsidRPr="00700D6F" w:rsidRDefault="00F5039F" w:rsidP="00C639D6">
            <w:pPr>
              <w:jc w:val="center"/>
              <w:rPr>
                <w:rFonts w:ascii="Times New Roman" w:hAnsi="Times New Roman" w:cs="Times New Roman"/>
                <w:sz w:val="18"/>
                <w:szCs w:val="18"/>
              </w:rPr>
            </w:pPr>
          </w:p>
        </w:tc>
      </w:tr>
      <w:tr w:rsidR="00F5039F" w:rsidRPr="00700D6F" w14:paraId="1E75C99D" w14:textId="77777777" w:rsidTr="003D2AE5">
        <w:trPr>
          <w:trHeight w:val="20"/>
        </w:trPr>
        <w:tc>
          <w:tcPr>
            <w:tcW w:w="1413" w:type="dxa"/>
            <w:vMerge/>
            <w:vAlign w:val="center"/>
            <w:hideMark/>
          </w:tcPr>
          <w:p w14:paraId="41E8C879"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A5FA78C"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62AB545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61CE729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80E78B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8D17A30" w14:textId="15DC1CD8" w:rsidR="00F5039F" w:rsidRPr="00700D6F" w:rsidRDefault="00F5039F" w:rsidP="00C639D6">
            <w:pPr>
              <w:jc w:val="center"/>
              <w:rPr>
                <w:rFonts w:ascii="Times New Roman" w:hAnsi="Times New Roman" w:cs="Times New Roman"/>
                <w:sz w:val="18"/>
                <w:szCs w:val="18"/>
              </w:rPr>
            </w:pPr>
          </w:p>
        </w:tc>
      </w:tr>
      <w:tr w:rsidR="00F5039F" w:rsidRPr="00700D6F" w14:paraId="4D44E785" w14:textId="77777777" w:rsidTr="003D2AE5">
        <w:trPr>
          <w:trHeight w:val="20"/>
        </w:trPr>
        <w:tc>
          <w:tcPr>
            <w:tcW w:w="1413" w:type="dxa"/>
            <w:vMerge/>
            <w:vAlign w:val="center"/>
            <w:hideMark/>
          </w:tcPr>
          <w:p w14:paraId="337F7FD1"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3D5745B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5819B68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7C0BF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AE4FCE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9ED10A6" w14:textId="0810E6EC" w:rsidR="00F5039F" w:rsidRPr="00700D6F" w:rsidRDefault="00F5039F" w:rsidP="00C639D6">
            <w:pPr>
              <w:jc w:val="center"/>
              <w:rPr>
                <w:rFonts w:ascii="Times New Roman" w:hAnsi="Times New Roman" w:cs="Times New Roman"/>
                <w:sz w:val="18"/>
                <w:szCs w:val="18"/>
              </w:rPr>
            </w:pPr>
          </w:p>
        </w:tc>
      </w:tr>
      <w:tr w:rsidR="00F5039F" w:rsidRPr="00700D6F" w14:paraId="3EA65AEF" w14:textId="77777777" w:rsidTr="003D2AE5">
        <w:trPr>
          <w:trHeight w:val="20"/>
        </w:trPr>
        <w:tc>
          <w:tcPr>
            <w:tcW w:w="1413" w:type="dxa"/>
            <w:vMerge w:val="restart"/>
            <w:noWrap/>
            <w:vAlign w:val="center"/>
            <w:hideMark/>
          </w:tcPr>
          <w:p w14:paraId="396653A4" w14:textId="1763EBAA" w:rsidR="00F5039F" w:rsidRPr="00700D6F" w:rsidRDefault="00F13E46" w:rsidP="00F13E46">
            <w:pPr>
              <w:jc w:val="center"/>
              <w:rPr>
                <w:rFonts w:ascii="Times New Roman" w:hAnsi="Times New Roman" w:cs="Times New Roman"/>
                <w:sz w:val="18"/>
                <w:szCs w:val="18"/>
              </w:rPr>
            </w:pPr>
            <w:r w:rsidRPr="00F13E46">
              <w:rPr>
                <w:rFonts w:ascii="Times New Roman" w:hAnsi="Times New Roman" w:cs="Times New Roman"/>
                <w:sz w:val="18"/>
                <w:szCs w:val="18"/>
              </w:rPr>
              <w:t>p(g</w:t>
            </w:r>
            <w:r w:rsidRPr="00F13E46">
              <w:rPr>
                <w:rFonts w:ascii="Times New Roman" w:hAnsi="Times New Roman" w:cs="Times New Roman"/>
                <w:sz w:val="18"/>
                <w:szCs w:val="18"/>
                <w:vertAlign w:val="subscript"/>
              </w:rPr>
              <w:t>3</w:t>
            </w:r>
            <w:r w:rsidRPr="00F13E46">
              <w:rPr>
                <w:rFonts w:ascii="Times New Roman" w:hAnsi="Times New Roman" w:cs="Times New Roman"/>
                <w:sz w:val="18"/>
                <w:szCs w:val="18"/>
              </w:rPr>
              <w:t>(2T-T))</w:t>
            </w:r>
          </w:p>
        </w:tc>
        <w:tc>
          <w:tcPr>
            <w:tcW w:w="1984" w:type="dxa"/>
            <w:vMerge w:val="restart"/>
            <w:noWrap/>
            <w:vAlign w:val="center"/>
            <w:hideMark/>
          </w:tcPr>
          <w:p w14:paraId="25A37F3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0C54232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2D504D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127104F" w14:textId="77777777"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978F98A" w14:textId="4686D11C"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BFD2544" w14:textId="77777777" w:rsidTr="003D2AE5">
        <w:trPr>
          <w:trHeight w:val="20"/>
        </w:trPr>
        <w:tc>
          <w:tcPr>
            <w:tcW w:w="1413" w:type="dxa"/>
            <w:vMerge/>
            <w:vAlign w:val="center"/>
            <w:hideMark/>
          </w:tcPr>
          <w:p w14:paraId="596156FC"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0652E308"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34DC6972"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06C61575"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7831D136" w14:textId="77777777"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A366C31" w14:textId="6D7412D2" w:rsidR="00F5039F" w:rsidRPr="00700D6F" w:rsidRDefault="00F5039F" w:rsidP="00F5039F">
            <w:pPr>
              <w:jc w:val="center"/>
              <w:rPr>
                <w:rFonts w:ascii="Times New Roman" w:hAnsi="Times New Roman" w:cs="Times New Roman"/>
                <w:sz w:val="18"/>
                <w:szCs w:val="18"/>
              </w:rPr>
            </w:pPr>
          </w:p>
        </w:tc>
      </w:tr>
      <w:tr w:rsidR="00F5039F" w:rsidRPr="00700D6F" w14:paraId="62EC86F7" w14:textId="77777777" w:rsidTr="003D2AE5">
        <w:trPr>
          <w:trHeight w:val="20"/>
        </w:trPr>
        <w:tc>
          <w:tcPr>
            <w:tcW w:w="1413" w:type="dxa"/>
            <w:vMerge/>
            <w:vAlign w:val="center"/>
            <w:hideMark/>
          </w:tcPr>
          <w:p w14:paraId="0981F8FB"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A39582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64F8898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DC07E9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CC6624B" w14:textId="77777777"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5A760B" w14:textId="5981ED1B" w:rsidR="00F5039F" w:rsidRPr="00700D6F" w:rsidRDefault="00F5039F" w:rsidP="00F5039F">
            <w:pPr>
              <w:jc w:val="center"/>
              <w:rPr>
                <w:rFonts w:ascii="Times New Roman" w:hAnsi="Times New Roman" w:cs="Times New Roman"/>
                <w:sz w:val="18"/>
                <w:szCs w:val="18"/>
              </w:rPr>
            </w:pPr>
          </w:p>
        </w:tc>
      </w:tr>
      <w:tr w:rsidR="00F5039F" w:rsidRPr="00700D6F" w14:paraId="71B9939F" w14:textId="77777777" w:rsidTr="003D2AE5">
        <w:trPr>
          <w:trHeight w:val="20"/>
        </w:trPr>
        <w:tc>
          <w:tcPr>
            <w:tcW w:w="1413" w:type="dxa"/>
            <w:vMerge/>
            <w:vAlign w:val="center"/>
            <w:hideMark/>
          </w:tcPr>
          <w:p w14:paraId="2D00D48B"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3E692C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F9A355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FDEC6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D6401E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12E2F03" w14:textId="0027DE5E" w:rsidR="00F5039F" w:rsidRPr="00700D6F" w:rsidRDefault="00F5039F" w:rsidP="00C639D6">
            <w:pPr>
              <w:jc w:val="center"/>
              <w:rPr>
                <w:rFonts w:ascii="Times New Roman" w:hAnsi="Times New Roman" w:cs="Times New Roman"/>
                <w:sz w:val="18"/>
                <w:szCs w:val="18"/>
              </w:rPr>
            </w:pPr>
          </w:p>
        </w:tc>
      </w:tr>
      <w:tr w:rsidR="00F5039F" w:rsidRPr="00700D6F" w14:paraId="505F69A1" w14:textId="77777777" w:rsidTr="003D2AE5">
        <w:trPr>
          <w:trHeight w:val="20"/>
        </w:trPr>
        <w:tc>
          <w:tcPr>
            <w:tcW w:w="1413" w:type="dxa"/>
            <w:vMerge/>
            <w:vAlign w:val="center"/>
            <w:hideMark/>
          </w:tcPr>
          <w:p w14:paraId="6728B299" w14:textId="77777777" w:rsidR="00F5039F" w:rsidRPr="00700D6F" w:rsidRDefault="00F5039F" w:rsidP="00C639D6">
            <w:pPr>
              <w:jc w:val="center"/>
              <w:rPr>
                <w:rFonts w:ascii="Times New Roman" w:hAnsi="Times New Roman" w:cs="Times New Roman"/>
                <w:sz w:val="18"/>
                <w:szCs w:val="18"/>
              </w:rPr>
            </w:pPr>
          </w:p>
        </w:tc>
        <w:tc>
          <w:tcPr>
            <w:tcW w:w="1984" w:type="dxa"/>
            <w:vMerge w:val="restart"/>
            <w:noWrap/>
            <w:vAlign w:val="center"/>
            <w:hideMark/>
          </w:tcPr>
          <w:p w14:paraId="1F5881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215FB2C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F5933B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C219D4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3CD8E815" w14:textId="6C84D5C1"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42391AE1" w14:textId="77777777" w:rsidTr="003D2AE5">
        <w:trPr>
          <w:trHeight w:val="20"/>
        </w:trPr>
        <w:tc>
          <w:tcPr>
            <w:tcW w:w="1413" w:type="dxa"/>
            <w:vMerge/>
            <w:vAlign w:val="center"/>
            <w:hideMark/>
          </w:tcPr>
          <w:p w14:paraId="55FBD7BB"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9900A82" w14:textId="77777777" w:rsidR="00F5039F" w:rsidRPr="00700D6F" w:rsidRDefault="00F5039F" w:rsidP="00C639D6">
            <w:pPr>
              <w:jc w:val="center"/>
              <w:rPr>
                <w:rFonts w:ascii="Times New Roman" w:hAnsi="Times New Roman" w:cs="Times New Roman"/>
                <w:sz w:val="18"/>
                <w:szCs w:val="18"/>
              </w:rPr>
            </w:pPr>
          </w:p>
        </w:tc>
        <w:tc>
          <w:tcPr>
            <w:tcW w:w="993" w:type="dxa"/>
            <w:vMerge w:val="restart"/>
            <w:noWrap/>
            <w:vAlign w:val="center"/>
            <w:hideMark/>
          </w:tcPr>
          <w:p w14:paraId="65EFF47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vMerge w:val="restart"/>
            <w:noWrap/>
            <w:vAlign w:val="center"/>
            <w:hideMark/>
          </w:tcPr>
          <w:p w14:paraId="41817D6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FB39C0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4768AB" w14:textId="413EF65F" w:rsidR="00F5039F" w:rsidRPr="00700D6F" w:rsidRDefault="00F5039F" w:rsidP="00C639D6">
            <w:pPr>
              <w:jc w:val="center"/>
              <w:rPr>
                <w:rFonts w:ascii="Times New Roman" w:hAnsi="Times New Roman" w:cs="Times New Roman"/>
                <w:sz w:val="18"/>
                <w:szCs w:val="18"/>
              </w:rPr>
            </w:pPr>
          </w:p>
        </w:tc>
      </w:tr>
      <w:tr w:rsidR="00F5039F" w:rsidRPr="00700D6F" w14:paraId="04CED4A2" w14:textId="77777777" w:rsidTr="003D2AE5">
        <w:trPr>
          <w:trHeight w:val="20"/>
        </w:trPr>
        <w:tc>
          <w:tcPr>
            <w:tcW w:w="1413" w:type="dxa"/>
            <w:vMerge/>
            <w:vAlign w:val="center"/>
            <w:hideMark/>
          </w:tcPr>
          <w:p w14:paraId="70398658"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69E3BF86"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613764B3"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251F0BE2"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3317A34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C41BDBE" w14:textId="218535C1" w:rsidR="00F5039F" w:rsidRPr="00700D6F" w:rsidRDefault="00F5039F" w:rsidP="00C639D6">
            <w:pPr>
              <w:jc w:val="center"/>
              <w:rPr>
                <w:rFonts w:ascii="Times New Roman" w:hAnsi="Times New Roman" w:cs="Times New Roman"/>
                <w:sz w:val="18"/>
                <w:szCs w:val="18"/>
              </w:rPr>
            </w:pPr>
          </w:p>
        </w:tc>
      </w:tr>
      <w:tr w:rsidR="00F5039F" w:rsidRPr="00700D6F" w14:paraId="6CCCC063" w14:textId="77777777" w:rsidTr="003D2AE5">
        <w:trPr>
          <w:trHeight w:val="20"/>
        </w:trPr>
        <w:tc>
          <w:tcPr>
            <w:tcW w:w="1413" w:type="dxa"/>
            <w:vMerge/>
            <w:vAlign w:val="center"/>
            <w:hideMark/>
          </w:tcPr>
          <w:p w14:paraId="1BCB9453"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6C05FAF5"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3C797BCB"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1B8EFF14"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57DC5E0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C6B0EEA" w14:textId="4EEF41FB" w:rsidR="00F5039F" w:rsidRPr="00700D6F" w:rsidRDefault="00F5039F" w:rsidP="00C639D6">
            <w:pPr>
              <w:jc w:val="center"/>
              <w:rPr>
                <w:rFonts w:ascii="Times New Roman" w:hAnsi="Times New Roman" w:cs="Times New Roman"/>
                <w:sz w:val="18"/>
                <w:szCs w:val="18"/>
              </w:rPr>
            </w:pPr>
          </w:p>
        </w:tc>
      </w:tr>
      <w:tr w:rsidR="00F5039F" w:rsidRPr="00700D6F" w14:paraId="534FCF6D" w14:textId="77777777" w:rsidTr="003D2AE5">
        <w:trPr>
          <w:trHeight w:val="20"/>
        </w:trPr>
        <w:tc>
          <w:tcPr>
            <w:tcW w:w="1413" w:type="dxa"/>
            <w:vMerge/>
            <w:vAlign w:val="center"/>
            <w:hideMark/>
          </w:tcPr>
          <w:p w14:paraId="699122BB"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7FEE5BB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7641580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DA77E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F35D84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86FF805" w14:textId="6A60590C" w:rsidR="00F5039F" w:rsidRPr="00700D6F" w:rsidRDefault="00F5039F" w:rsidP="00C639D6">
            <w:pPr>
              <w:jc w:val="center"/>
              <w:rPr>
                <w:rFonts w:ascii="Times New Roman" w:hAnsi="Times New Roman" w:cs="Times New Roman"/>
                <w:sz w:val="18"/>
                <w:szCs w:val="18"/>
              </w:rPr>
            </w:pPr>
          </w:p>
        </w:tc>
      </w:tr>
      <w:tr w:rsidR="00F5039F" w:rsidRPr="00700D6F" w14:paraId="33A38426" w14:textId="77777777" w:rsidTr="003D2AE5">
        <w:trPr>
          <w:trHeight w:val="20"/>
        </w:trPr>
        <w:tc>
          <w:tcPr>
            <w:tcW w:w="1413" w:type="dxa"/>
            <w:vMerge/>
            <w:vAlign w:val="center"/>
            <w:hideMark/>
          </w:tcPr>
          <w:p w14:paraId="0F09018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78D55F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3427B31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20EEC7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193AE3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792EA71" w14:textId="695688BE" w:rsidR="00F5039F" w:rsidRPr="00700D6F" w:rsidRDefault="00F5039F" w:rsidP="00C639D6">
            <w:pPr>
              <w:jc w:val="center"/>
              <w:rPr>
                <w:rFonts w:ascii="Times New Roman" w:hAnsi="Times New Roman" w:cs="Times New Roman"/>
                <w:sz w:val="18"/>
                <w:szCs w:val="18"/>
              </w:rPr>
            </w:pPr>
          </w:p>
        </w:tc>
      </w:tr>
      <w:tr w:rsidR="00F5039F" w:rsidRPr="00700D6F" w14:paraId="4A47FAD1" w14:textId="77777777" w:rsidTr="003D2AE5">
        <w:trPr>
          <w:trHeight w:val="20"/>
        </w:trPr>
        <w:tc>
          <w:tcPr>
            <w:tcW w:w="1413" w:type="dxa"/>
            <w:vMerge/>
            <w:vAlign w:val="center"/>
            <w:hideMark/>
          </w:tcPr>
          <w:p w14:paraId="7015DD39"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1D4D8C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2D8D3AE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E19D6B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04EC45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E583CA1" w14:textId="60DE26DC" w:rsidR="00F5039F" w:rsidRPr="00700D6F" w:rsidRDefault="00F5039F" w:rsidP="00C639D6">
            <w:pPr>
              <w:jc w:val="center"/>
              <w:rPr>
                <w:rFonts w:ascii="Times New Roman" w:hAnsi="Times New Roman" w:cs="Times New Roman"/>
                <w:sz w:val="18"/>
                <w:szCs w:val="18"/>
              </w:rPr>
            </w:pPr>
          </w:p>
        </w:tc>
      </w:tr>
      <w:tr w:rsidR="00F5039F" w:rsidRPr="00700D6F" w14:paraId="69BFA5C0" w14:textId="77777777" w:rsidTr="003D2AE5">
        <w:trPr>
          <w:trHeight w:val="20"/>
        </w:trPr>
        <w:tc>
          <w:tcPr>
            <w:tcW w:w="1413" w:type="dxa"/>
            <w:vMerge/>
            <w:vAlign w:val="center"/>
            <w:hideMark/>
          </w:tcPr>
          <w:p w14:paraId="0775F9C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3FD14A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2F0E02B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8AFB3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9D4A44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F74FF6B" w14:textId="54E0694B" w:rsidR="00F5039F" w:rsidRPr="00700D6F" w:rsidRDefault="00F5039F" w:rsidP="00C639D6">
            <w:pPr>
              <w:jc w:val="center"/>
              <w:rPr>
                <w:rFonts w:ascii="Times New Roman" w:hAnsi="Times New Roman" w:cs="Times New Roman"/>
                <w:sz w:val="18"/>
                <w:szCs w:val="18"/>
              </w:rPr>
            </w:pPr>
          </w:p>
        </w:tc>
      </w:tr>
      <w:tr w:rsidR="00F5039F" w:rsidRPr="00700D6F" w14:paraId="25A7F7C9" w14:textId="77777777" w:rsidTr="003D2AE5">
        <w:trPr>
          <w:trHeight w:val="20"/>
        </w:trPr>
        <w:tc>
          <w:tcPr>
            <w:tcW w:w="1413" w:type="dxa"/>
            <w:vMerge/>
            <w:vAlign w:val="center"/>
            <w:hideMark/>
          </w:tcPr>
          <w:p w14:paraId="4692FD9D"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018464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noWrap/>
            <w:vAlign w:val="center"/>
            <w:hideMark/>
          </w:tcPr>
          <w:p w14:paraId="0E4CEE4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5D12F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5AEA33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D2C4DDF" w14:textId="41DF3B2B" w:rsidR="00F5039F" w:rsidRPr="00700D6F" w:rsidRDefault="00F5039F" w:rsidP="00C639D6">
            <w:pPr>
              <w:jc w:val="center"/>
              <w:rPr>
                <w:rFonts w:ascii="Times New Roman" w:hAnsi="Times New Roman" w:cs="Times New Roman"/>
                <w:sz w:val="18"/>
                <w:szCs w:val="18"/>
              </w:rPr>
            </w:pPr>
          </w:p>
        </w:tc>
      </w:tr>
      <w:tr w:rsidR="00F5039F" w:rsidRPr="00700D6F" w14:paraId="568A3716" w14:textId="77777777" w:rsidTr="003D2AE5">
        <w:trPr>
          <w:trHeight w:val="20"/>
        </w:trPr>
        <w:tc>
          <w:tcPr>
            <w:tcW w:w="1413" w:type="dxa"/>
            <w:vMerge/>
            <w:vAlign w:val="center"/>
            <w:hideMark/>
          </w:tcPr>
          <w:p w14:paraId="355A3628"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0DC674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0274262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CE97C7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457CAB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1D3F0F" w14:textId="43F156D1" w:rsidR="00F5039F" w:rsidRPr="00700D6F" w:rsidRDefault="00F5039F" w:rsidP="00C639D6">
            <w:pPr>
              <w:jc w:val="center"/>
              <w:rPr>
                <w:rFonts w:ascii="Times New Roman" w:hAnsi="Times New Roman" w:cs="Times New Roman"/>
                <w:sz w:val="18"/>
                <w:szCs w:val="18"/>
              </w:rPr>
            </w:pPr>
          </w:p>
        </w:tc>
      </w:tr>
      <w:tr w:rsidR="00F5039F" w:rsidRPr="00700D6F" w14:paraId="66AE8F9D" w14:textId="77777777" w:rsidTr="003D2AE5">
        <w:trPr>
          <w:trHeight w:val="20"/>
        </w:trPr>
        <w:tc>
          <w:tcPr>
            <w:tcW w:w="1413" w:type="dxa"/>
            <w:vMerge/>
            <w:vAlign w:val="center"/>
            <w:hideMark/>
          </w:tcPr>
          <w:p w14:paraId="5F6591FC"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69E52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12D79B4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6CF57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311CE0B" w14:textId="00EA6D0F" w:rsidR="00F5039F" w:rsidRPr="00700D6F" w:rsidRDefault="00B6411E" w:rsidP="00C639D6">
            <w:pPr>
              <w:jc w:val="center"/>
              <w:rPr>
                <w:rFonts w:ascii="Times New Roman" w:hAnsi="Times New Roman" w:cs="Times New Roman"/>
                <w:sz w:val="18"/>
                <w:szCs w:val="18"/>
              </w:rPr>
            </w:pPr>
            <w:r>
              <w:rPr>
                <w:rFonts w:ascii="Times New Roman" w:hAnsi="Times New Roman" w:cs="Times New Roman"/>
                <w:sz w:val="18"/>
                <w:szCs w:val="18"/>
              </w:rPr>
              <w:t>i</w:t>
            </w:r>
          </w:p>
        </w:tc>
        <w:tc>
          <w:tcPr>
            <w:tcW w:w="2268" w:type="dxa"/>
            <w:vMerge/>
            <w:noWrap/>
            <w:vAlign w:val="center"/>
            <w:hideMark/>
          </w:tcPr>
          <w:p w14:paraId="632B6924" w14:textId="4B6523A4" w:rsidR="00F5039F" w:rsidRPr="00700D6F" w:rsidRDefault="00F5039F" w:rsidP="00C639D6">
            <w:pPr>
              <w:jc w:val="center"/>
              <w:rPr>
                <w:rFonts w:ascii="Times New Roman" w:hAnsi="Times New Roman" w:cs="Times New Roman"/>
                <w:sz w:val="18"/>
                <w:szCs w:val="18"/>
              </w:rPr>
            </w:pPr>
          </w:p>
        </w:tc>
      </w:tr>
      <w:tr w:rsidR="00F5039F" w:rsidRPr="00700D6F" w14:paraId="6BABF545" w14:textId="77777777" w:rsidTr="003D2AE5">
        <w:trPr>
          <w:trHeight w:val="20"/>
        </w:trPr>
        <w:tc>
          <w:tcPr>
            <w:tcW w:w="1413" w:type="dxa"/>
            <w:vMerge w:val="restart"/>
            <w:noWrap/>
            <w:vAlign w:val="center"/>
            <w:hideMark/>
          </w:tcPr>
          <w:p w14:paraId="0E4C1E4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PBTTT-EG3</w:t>
            </w:r>
          </w:p>
        </w:tc>
        <w:tc>
          <w:tcPr>
            <w:tcW w:w="1984" w:type="dxa"/>
            <w:vMerge w:val="restart"/>
            <w:noWrap/>
            <w:vAlign w:val="center"/>
            <w:hideMark/>
          </w:tcPr>
          <w:p w14:paraId="19326BC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3E5E616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5CC772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003E3D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FD3A6C8" w14:textId="463AB534"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 xml:space="preserve">This work + </w:t>
            </w:r>
            <w:r w:rsidRPr="00700D6F">
              <w:rPr>
                <w:rFonts w:ascii="Times New Roman" w:hAnsi="Times New Roman" w:cs="Times New Roman"/>
                <w:sz w:val="18"/>
                <w:szCs w:val="18"/>
              </w:rPr>
              <w:t>DOI: 10.1002/adma.74130</w:t>
            </w:r>
          </w:p>
        </w:tc>
      </w:tr>
      <w:tr w:rsidR="00F5039F" w:rsidRPr="00700D6F" w14:paraId="39C4BC96" w14:textId="77777777" w:rsidTr="003D2AE5">
        <w:trPr>
          <w:trHeight w:val="20"/>
        </w:trPr>
        <w:tc>
          <w:tcPr>
            <w:tcW w:w="1413" w:type="dxa"/>
            <w:vMerge/>
            <w:vAlign w:val="center"/>
            <w:hideMark/>
          </w:tcPr>
          <w:p w14:paraId="2DEDD407"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7EBDF38"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4EDF368B" w14:textId="77777777" w:rsidR="00F5039F" w:rsidRPr="00700D6F" w:rsidRDefault="00F5039F" w:rsidP="00C639D6">
            <w:pPr>
              <w:jc w:val="center"/>
              <w:rPr>
                <w:rFonts w:ascii="Times New Roman" w:hAnsi="Times New Roman" w:cs="Times New Roman"/>
                <w:sz w:val="18"/>
                <w:szCs w:val="18"/>
              </w:rPr>
            </w:pPr>
          </w:p>
        </w:tc>
        <w:tc>
          <w:tcPr>
            <w:tcW w:w="1842" w:type="dxa"/>
            <w:vMerge w:val="restart"/>
            <w:noWrap/>
            <w:vAlign w:val="center"/>
            <w:hideMark/>
          </w:tcPr>
          <w:p w14:paraId="643C4C1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40B14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FFAF8D2" w14:textId="272D6FAA" w:rsidR="00F5039F" w:rsidRPr="00700D6F" w:rsidRDefault="00F5039F" w:rsidP="00C639D6">
            <w:pPr>
              <w:jc w:val="center"/>
              <w:rPr>
                <w:rFonts w:ascii="Times New Roman" w:hAnsi="Times New Roman" w:cs="Times New Roman"/>
                <w:sz w:val="18"/>
                <w:szCs w:val="18"/>
              </w:rPr>
            </w:pPr>
          </w:p>
        </w:tc>
      </w:tr>
      <w:tr w:rsidR="00F5039F" w:rsidRPr="00700D6F" w14:paraId="05E678E0" w14:textId="77777777" w:rsidTr="003D2AE5">
        <w:trPr>
          <w:trHeight w:val="20"/>
        </w:trPr>
        <w:tc>
          <w:tcPr>
            <w:tcW w:w="1413" w:type="dxa"/>
            <w:vMerge/>
            <w:vAlign w:val="center"/>
            <w:hideMark/>
          </w:tcPr>
          <w:p w14:paraId="13FB2AEF"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25AAC58D"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23698AF1"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2303F56D"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69EB211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76D793A" w14:textId="22ED8BDC" w:rsidR="00F5039F" w:rsidRPr="00700D6F" w:rsidRDefault="00F5039F" w:rsidP="00C639D6">
            <w:pPr>
              <w:jc w:val="center"/>
              <w:rPr>
                <w:rFonts w:ascii="Times New Roman" w:hAnsi="Times New Roman" w:cs="Times New Roman"/>
                <w:sz w:val="18"/>
                <w:szCs w:val="18"/>
              </w:rPr>
            </w:pPr>
          </w:p>
        </w:tc>
      </w:tr>
      <w:tr w:rsidR="00F5039F" w:rsidRPr="00700D6F" w14:paraId="5C598577" w14:textId="77777777" w:rsidTr="003D2AE5">
        <w:trPr>
          <w:trHeight w:val="20"/>
        </w:trPr>
        <w:tc>
          <w:tcPr>
            <w:tcW w:w="1413" w:type="dxa"/>
            <w:vMerge/>
            <w:vAlign w:val="center"/>
            <w:hideMark/>
          </w:tcPr>
          <w:p w14:paraId="2AA03D5C"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605EB661"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2C879DC7" w14:textId="77777777" w:rsidR="00F5039F" w:rsidRPr="00700D6F" w:rsidRDefault="00F5039F" w:rsidP="00C639D6">
            <w:pPr>
              <w:jc w:val="center"/>
              <w:rPr>
                <w:rFonts w:ascii="Times New Roman" w:hAnsi="Times New Roman" w:cs="Times New Roman"/>
                <w:sz w:val="18"/>
                <w:szCs w:val="18"/>
              </w:rPr>
            </w:pPr>
          </w:p>
        </w:tc>
        <w:tc>
          <w:tcPr>
            <w:tcW w:w="1842" w:type="dxa"/>
            <w:vMerge w:val="restart"/>
            <w:noWrap/>
            <w:vAlign w:val="center"/>
            <w:hideMark/>
          </w:tcPr>
          <w:p w14:paraId="69BC9C6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3C915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705F259" w14:textId="27106EE5" w:rsidR="00F5039F" w:rsidRPr="00700D6F" w:rsidRDefault="00F5039F" w:rsidP="00C639D6">
            <w:pPr>
              <w:jc w:val="center"/>
              <w:rPr>
                <w:rFonts w:ascii="Times New Roman" w:hAnsi="Times New Roman" w:cs="Times New Roman"/>
                <w:sz w:val="18"/>
                <w:szCs w:val="18"/>
              </w:rPr>
            </w:pPr>
          </w:p>
        </w:tc>
      </w:tr>
      <w:tr w:rsidR="00F5039F" w:rsidRPr="00700D6F" w14:paraId="6C2D6768" w14:textId="77777777" w:rsidTr="003D2AE5">
        <w:trPr>
          <w:trHeight w:val="20"/>
        </w:trPr>
        <w:tc>
          <w:tcPr>
            <w:tcW w:w="1413" w:type="dxa"/>
            <w:vMerge/>
            <w:vAlign w:val="center"/>
            <w:hideMark/>
          </w:tcPr>
          <w:p w14:paraId="58EB75BA"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5C1038E9" w14:textId="77777777" w:rsidR="00F5039F" w:rsidRPr="00700D6F" w:rsidRDefault="00F5039F" w:rsidP="00C639D6">
            <w:pPr>
              <w:jc w:val="center"/>
              <w:rPr>
                <w:rFonts w:ascii="Times New Roman" w:hAnsi="Times New Roman" w:cs="Times New Roman"/>
                <w:sz w:val="18"/>
                <w:szCs w:val="18"/>
              </w:rPr>
            </w:pPr>
          </w:p>
        </w:tc>
        <w:tc>
          <w:tcPr>
            <w:tcW w:w="993" w:type="dxa"/>
            <w:vMerge/>
            <w:vAlign w:val="center"/>
            <w:hideMark/>
          </w:tcPr>
          <w:p w14:paraId="75642266" w14:textId="77777777" w:rsidR="00F5039F" w:rsidRPr="00700D6F" w:rsidRDefault="00F5039F" w:rsidP="00C639D6">
            <w:pPr>
              <w:jc w:val="center"/>
              <w:rPr>
                <w:rFonts w:ascii="Times New Roman" w:hAnsi="Times New Roman" w:cs="Times New Roman"/>
                <w:sz w:val="18"/>
                <w:szCs w:val="18"/>
              </w:rPr>
            </w:pPr>
          </w:p>
        </w:tc>
        <w:tc>
          <w:tcPr>
            <w:tcW w:w="1842" w:type="dxa"/>
            <w:vMerge/>
            <w:vAlign w:val="center"/>
            <w:hideMark/>
          </w:tcPr>
          <w:p w14:paraId="1D88A881" w14:textId="77777777" w:rsidR="00F5039F" w:rsidRPr="00700D6F" w:rsidRDefault="00F5039F" w:rsidP="00C639D6">
            <w:pPr>
              <w:jc w:val="center"/>
              <w:rPr>
                <w:rFonts w:ascii="Times New Roman" w:hAnsi="Times New Roman" w:cs="Times New Roman"/>
                <w:sz w:val="18"/>
                <w:szCs w:val="18"/>
              </w:rPr>
            </w:pPr>
          </w:p>
        </w:tc>
        <w:tc>
          <w:tcPr>
            <w:tcW w:w="851" w:type="dxa"/>
            <w:noWrap/>
            <w:vAlign w:val="center"/>
            <w:hideMark/>
          </w:tcPr>
          <w:p w14:paraId="1EB523A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5EE53FA" w14:textId="48060718" w:rsidR="00F5039F" w:rsidRPr="00700D6F" w:rsidRDefault="00F5039F" w:rsidP="00C639D6">
            <w:pPr>
              <w:jc w:val="center"/>
              <w:rPr>
                <w:rFonts w:ascii="Times New Roman" w:hAnsi="Times New Roman" w:cs="Times New Roman"/>
                <w:sz w:val="18"/>
                <w:szCs w:val="18"/>
              </w:rPr>
            </w:pPr>
          </w:p>
        </w:tc>
      </w:tr>
      <w:tr w:rsidR="00F5039F" w:rsidRPr="00700D6F" w14:paraId="6CB66095" w14:textId="77777777" w:rsidTr="003D2AE5">
        <w:trPr>
          <w:trHeight w:val="20"/>
        </w:trPr>
        <w:tc>
          <w:tcPr>
            <w:tcW w:w="1413" w:type="dxa"/>
            <w:vMerge/>
            <w:vAlign w:val="center"/>
            <w:hideMark/>
          </w:tcPr>
          <w:p w14:paraId="7F21A3C6"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4894EAD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140273D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23570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FCF53E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1781CD96" w14:textId="2517C543"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F5039F" w:rsidRPr="00700D6F" w14:paraId="638ACB27" w14:textId="77777777" w:rsidTr="003D2AE5">
        <w:trPr>
          <w:trHeight w:val="20"/>
        </w:trPr>
        <w:tc>
          <w:tcPr>
            <w:tcW w:w="1413" w:type="dxa"/>
            <w:vMerge/>
            <w:vAlign w:val="center"/>
            <w:hideMark/>
          </w:tcPr>
          <w:p w14:paraId="51CC7CD7"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2CDE225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60D936F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1E216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F55D4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0108D187" w14:textId="3D249149"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510FBC8" w14:textId="77777777" w:rsidTr="003D2AE5">
        <w:trPr>
          <w:trHeight w:val="20"/>
        </w:trPr>
        <w:tc>
          <w:tcPr>
            <w:tcW w:w="1413" w:type="dxa"/>
            <w:vMerge/>
            <w:vAlign w:val="center"/>
            <w:hideMark/>
          </w:tcPr>
          <w:p w14:paraId="50C515BA"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33DF6A1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1CF504C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C5817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A0482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165439B" w14:textId="7688EA3F" w:rsidR="00F5039F" w:rsidRPr="00700D6F" w:rsidRDefault="00F5039F" w:rsidP="00C639D6">
            <w:pPr>
              <w:jc w:val="center"/>
              <w:rPr>
                <w:rFonts w:ascii="Times New Roman" w:hAnsi="Times New Roman" w:cs="Times New Roman"/>
                <w:sz w:val="18"/>
                <w:szCs w:val="18"/>
              </w:rPr>
            </w:pPr>
          </w:p>
        </w:tc>
      </w:tr>
      <w:tr w:rsidR="00F5039F" w:rsidRPr="00700D6F" w14:paraId="379DD819" w14:textId="77777777" w:rsidTr="003D2AE5">
        <w:trPr>
          <w:trHeight w:val="20"/>
        </w:trPr>
        <w:tc>
          <w:tcPr>
            <w:tcW w:w="1413" w:type="dxa"/>
            <w:vMerge w:val="restart"/>
            <w:noWrap/>
            <w:vAlign w:val="center"/>
            <w:hideMark/>
          </w:tcPr>
          <w:p w14:paraId="27CFB84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PBTTT-C14</w:t>
            </w:r>
          </w:p>
        </w:tc>
        <w:tc>
          <w:tcPr>
            <w:tcW w:w="1984" w:type="dxa"/>
            <w:vAlign w:val="center"/>
            <w:hideMark/>
          </w:tcPr>
          <w:p w14:paraId="66DC2FE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2826F47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97DEFA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F605CE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vAlign w:val="center"/>
            <w:hideMark/>
          </w:tcPr>
          <w:p w14:paraId="5B62B2CF" w14:textId="6242E614"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F3406FA" w14:textId="77777777" w:rsidTr="003D2AE5">
        <w:trPr>
          <w:trHeight w:val="20"/>
        </w:trPr>
        <w:tc>
          <w:tcPr>
            <w:tcW w:w="1413" w:type="dxa"/>
            <w:vMerge/>
            <w:vAlign w:val="center"/>
            <w:hideMark/>
          </w:tcPr>
          <w:p w14:paraId="404DF501"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09BCFE6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32799E5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EBC94B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3A34A1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CCB767A" w14:textId="05227208" w:rsidR="00F5039F" w:rsidRPr="00700D6F" w:rsidRDefault="00F5039F" w:rsidP="00C639D6">
            <w:pPr>
              <w:jc w:val="center"/>
              <w:rPr>
                <w:rFonts w:ascii="Times New Roman" w:hAnsi="Times New Roman" w:cs="Times New Roman"/>
                <w:sz w:val="18"/>
                <w:szCs w:val="18"/>
              </w:rPr>
            </w:pPr>
          </w:p>
        </w:tc>
      </w:tr>
      <w:tr w:rsidR="00F5039F" w:rsidRPr="00700D6F" w14:paraId="6A686809" w14:textId="77777777" w:rsidTr="003D2AE5">
        <w:trPr>
          <w:trHeight w:val="20"/>
        </w:trPr>
        <w:tc>
          <w:tcPr>
            <w:tcW w:w="1413" w:type="dxa"/>
            <w:vMerge/>
            <w:vAlign w:val="center"/>
            <w:hideMark/>
          </w:tcPr>
          <w:p w14:paraId="76D60817"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0C01480E"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2835F19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38810F2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A2F564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AA5417F" w14:textId="519C5C55" w:rsidR="00F5039F" w:rsidRPr="00700D6F" w:rsidRDefault="00F5039F" w:rsidP="00C639D6">
            <w:pPr>
              <w:jc w:val="center"/>
              <w:rPr>
                <w:rFonts w:ascii="Times New Roman" w:hAnsi="Times New Roman" w:cs="Times New Roman"/>
                <w:sz w:val="18"/>
                <w:szCs w:val="18"/>
              </w:rPr>
            </w:pPr>
          </w:p>
        </w:tc>
      </w:tr>
      <w:tr w:rsidR="00F5039F" w:rsidRPr="00700D6F" w14:paraId="27568289" w14:textId="77777777" w:rsidTr="003D2AE5">
        <w:trPr>
          <w:trHeight w:val="20"/>
        </w:trPr>
        <w:tc>
          <w:tcPr>
            <w:tcW w:w="1413" w:type="dxa"/>
            <w:vMerge/>
            <w:vAlign w:val="center"/>
            <w:hideMark/>
          </w:tcPr>
          <w:p w14:paraId="441CEC61"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24A5106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6B72AD4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6EA50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4BD0F5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09F9AC0" w14:textId="4B6E8467" w:rsidR="00F5039F" w:rsidRPr="00700D6F" w:rsidRDefault="00F5039F" w:rsidP="00C639D6">
            <w:pPr>
              <w:jc w:val="center"/>
              <w:rPr>
                <w:rFonts w:ascii="Times New Roman" w:hAnsi="Times New Roman" w:cs="Times New Roman"/>
                <w:sz w:val="18"/>
                <w:szCs w:val="18"/>
              </w:rPr>
            </w:pPr>
          </w:p>
        </w:tc>
      </w:tr>
      <w:tr w:rsidR="00F5039F" w:rsidRPr="00700D6F" w14:paraId="0CAD2170" w14:textId="77777777" w:rsidTr="003D2AE5">
        <w:trPr>
          <w:trHeight w:val="20"/>
        </w:trPr>
        <w:tc>
          <w:tcPr>
            <w:tcW w:w="1413" w:type="dxa"/>
            <w:vMerge/>
            <w:vAlign w:val="center"/>
            <w:hideMark/>
          </w:tcPr>
          <w:p w14:paraId="287C8DC3"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4D5730DB"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24FA122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89859A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7B37D6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2033CA8" w14:textId="76E070D5" w:rsidR="00F5039F" w:rsidRPr="00700D6F" w:rsidRDefault="00F5039F" w:rsidP="00C639D6">
            <w:pPr>
              <w:jc w:val="center"/>
              <w:rPr>
                <w:rFonts w:ascii="Times New Roman" w:hAnsi="Times New Roman" w:cs="Times New Roman"/>
                <w:sz w:val="18"/>
                <w:szCs w:val="18"/>
              </w:rPr>
            </w:pPr>
          </w:p>
        </w:tc>
      </w:tr>
      <w:tr w:rsidR="00F5039F" w:rsidRPr="00700D6F" w14:paraId="720F9B61" w14:textId="77777777" w:rsidTr="003D2AE5">
        <w:trPr>
          <w:trHeight w:val="20"/>
        </w:trPr>
        <w:tc>
          <w:tcPr>
            <w:tcW w:w="1413" w:type="dxa"/>
            <w:vMerge/>
            <w:vAlign w:val="center"/>
            <w:hideMark/>
          </w:tcPr>
          <w:p w14:paraId="3BE71620"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2B489F5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Align w:val="center"/>
            <w:hideMark/>
          </w:tcPr>
          <w:p w14:paraId="1C15C50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A34005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07FD29C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B904E52" w14:textId="7ABD7B3E" w:rsidR="00F5039F" w:rsidRPr="00700D6F" w:rsidRDefault="00F5039F" w:rsidP="00C639D6">
            <w:pPr>
              <w:jc w:val="center"/>
              <w:rPr>
                <w:rFonts w:ascii="Times New Roman" w:hAnsi="Times New Roman" w:cs="Times New Roman"/>
                <w:sz w:val="18"/>
                <w:szCs w:val="18"/>
              </w:rPr>
            </w:pPr>
          </w:p>
        </w:tc>
      </w:tr>
      <w:tr w:rsidR="00F5039F" w:rsidRPr="00700D6F" w14:paraId="48AC8153" w14:textId="77777777" w:rsidTr="003D2AE5">
        <w:trPr>
          <w:trHeight w:val="20"/>
        </w:trPr>
        <w:tc>
          <w:tcPr>
            <w:tcW w:w="1413" w:type="dxa"/>
            <w:vMerge/>
            <w:vAlign w:val="center"/>
            <w:hideMark/>
          </w:tcPr>
          <w:p w14:paraId="44382C62"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A0B7FF9"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66393B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80</w:t>
            </w:r>
          </w:p>
        </w:tc>
        <w:tc>
          <w:tcPr>
            <w:tcW w:w="1842" w:type="dxa"/>
            <w:noWrap/>
            <w:vAlign w:val="center"/>
            <w:hideMark/>
          </w:tcPr>
          <w:p w14:paraId="3C9F8D9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007400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EAA6672" w14:textId="368C016E" w:rsidR="00F5039F" w:rsidRPr="00700D6F" w:rsidRDefault="00F5039F" w:rsidP="00C639D6">
            <w:pPr>
              <w:jc w:val="center"/>
              <w:rPr>
                <w:rFonts w:ascii="Times New Roman" w:hAnsi="Times New Roman" w:cs="Times New Roman"/>
                <w:sz w:val="18"/>
                <w:szCs w:val="18"/>
              </w:rPr>
            </w:pPr>
          </w:p>
        </w:tc>
      </w:tr>
      <w:tr w:rsidR="00F5039F" w:rsidRPr="00700D6F" w14:paraId="36E4DDF0" w14:textId="77777777" w:rsidTr="003D2AE5">
        <w:trPr>
          <w:trHeight w:val="20"/>
        </w:trPr>
        <w:tc>
          <w:tcPr>
            <w:tcW w:w="1413" w:type="dxa"/>
            <w:vMerge/>
            <w:vAlign w:val="center"/>
            <w:hideMark/>
          </w:tcPr>
          <w:p w14:paraId="5DC151A0"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5C654FB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vAlign w:val="center"/>
            <w:hideMark/>
          </w:tcPr>
          <w:p w14:paraId="35B05BE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9C3664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837305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861FA3E" w14:textId="341FB041" w:rsidR="00F5039F" w:rsidRPr="00700D6F" w:rsidRDefault="00F5039F" w:rsidP="00C639D6">
            <w:pPr>
              <w:jc w:val="center"/>
              <w:rPr>
                <w:rFonts w:ascii="Times New Roman" w:hAnsi="Times New Roman" w:cs="Times New Roman"/>
                <w:sz w:val="18"/>
                <w:szCs w:val="18"/>
              </w:rPr>
            </w:pPr>
          </w:p>
        </w:tc>
      </w:tr>
      <w:tr w:rsidR="00F5039F" w:rsidRPr="00700D6F" w14:paraId="53A7243B" w14:textId="77777777" w:rsidTr="003D2AE5">
        <w:trPr>
          <w:trHeight w:val="20"/>
        </w:trPr>
        <w:tc>
          <w:tcPr>
            <w:tcW w:w="1413" w:type="dxa"/>
            <w:vMerge/>
            <w:vAlign w:val="center"/>
            <w:hideMark/>
          </w:tcPr>
          <w:p w14:paraId="2D00E35B"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61EEF8E"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3BD8D7B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08D8DCC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029B835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849805D" w14:textId="3EB9788B" w:rsidR="00F5039F" w:rsidRPr="00700D6F" w:rsidRDefault="00F5039F" w:rsidP="00C639D6">
            <w:pPr>
              <w:jc w:val="center"/>
              <w:rPr>
                <w:rFonts w:ascii="Times New Roman" w:hAnsi="Times New Roman" w:cs="Times New Roman"/>
                <w:sz w:val="18"/>
                <w:szCs w:val="18"/>
              </w:rPr>
            </w:pPr>
          </w:p>
        </w:tc>
      </w:tr>
      <w:tr w:rsidR="00F5039F" w:rsidRPr="00700D6F" w14:paraId="0E7EE31C" w14:textId="77777777" w:rsidTr="003D2AE5">
        <w:trPr>
          <w:trHeight w:val="20"/>
        </w:trPr>
        <w:tc>
          <w:tcPr>
            <w:tcW w:w="1413" w:type="dxa"/>
            <w:vMerge/>
            <w:vAlign w:val="center"/>
            <w:hideMark/>
          </w:tcPr>
          <w:p w14:paraId="1CA8D91A" w14:textId="77777777" w:rsidR="00F5039F" w:rsidRPr="00700D6F" w:rsidRDefault="00F5039F" w:rsidP="00C639D6">
            <w:pPr>
              <w:jc w:val="center"/>
              <w:rPr>
                <w:rFonts w:ascii="Times New Roman" w:hAnsi="Times New Roman" w:cs="Times New Roman"/>
                <w:sz w:val="18"/>
                <w:szCs w:val="18"/>
              </w:rPr>
            </w:pPr>
          </w:p>
        </w:tc>
        <w:tc>
          <w:tcPr>
            <w:tcW w:w="1984" w:type="dxa"/>
            <w:vAlign w:val="center"/>
            <w:hideMark/>
          </w:tcPr>
          <w:p w14:paraId="149D8DC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vAlign w:val="center"/>
            <w:hideMark/>
          </w:tcPr>
          <w:p w14:paraId="7B54717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90E2B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E55E78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090CF61" w14:textId="6C52388C" w:rsidR="00F5039F" w:rsidRPr="00700D6F" w:rsidRDefault="00F5039F" w:rsidP="00C639D6">
            <w:pPr>
              <w:jc w:val="center"/>
              <w:rPr>
                <w:rFonts w:ascii="Times New Roman" w:hAnsi="Times New Roman" w:cs="Times New Roman"/>
                <w:sz w:val="18"/>
                <w:szCs w:val="18"/>
              </w:rPr>
            </w:pPr>
          </w:p>
        </w:tc>
      </w:tr>
      <w:tr w:rsidR="00F5039F" w:rsidRPr="00700D6F" w14:paraId="25FA66DC" w14:textId="77777777" w:rsidTr="003D2AE5">
        <w:trPr>
          <w:trHeight w:val="20"/>
        </w:trPr>
        <w:tc>
          <w:tcPr>
            <w:tcW w:w="1413" w:type="dxa"/>
            <w:vMerge/>
            <w:vAlign w:val="center"/>
            <w:hideMark/>
          </w:tcPr>
          <w:p w14:paraId="5E1F423E"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703D32D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vAlign w:val="center"/>
            <w:hideMark/>
          </w:tcPr>
          <w:p w14:paraId="76D3642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6B5F91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22E2B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F1370A8" w14:textId="29503AB6" w:rsidR="00F5039F" w:rsidRPr="00700D6F" w:rsidRDefault="00F5039F" w:rsidP="00C639D6">
            <w:pPr>
              <w:jc w:val="center"/>
              <w:rPr>
                <w:rFonts w:ascii="Times New Roman" w:hAnsi="Times New Roman" w:cs="Times New Roman"/>
                <w:sz w:val="18"/>
                <w:szCs w:val="18"/>
              </w:rPr>
            </w:pPr>
          </w:p>
        </w:tc>
      </w:tr>
      <w:tr w:rsidR="00F5039F" w:rsidRPr="00700D6F" w14:paraId="4BD2C2CA" w14:textId="77777777" w:rsidTr="003D2AE5">
        <w:trPr>
          <w:trHeight w:val="20"/>
        </w:trPr>
        <w:tc>
          <w:tcPr>
            <w:tcW w:w="1413" w:type="dxa"/>
            <w:vMerge/>
            <w:vAlign w:val="center"/>
            <w:hideMark/>
          </w:tcPr>
          <w:p w14:paraId="0B33ED46"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622247E1"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582C7E7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3DFBB0F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BC177A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6647B24F" w14:textId="05E928AB" w:rsidR="00F5039F" w:rsidRPr="00700D6F" w:rsidRDefault="00F5039F" w:rsidP="00C639D6">
            <w:pPr>
              <w:jc w:val="center"/>
              <w:rPr>
                <w:rFonts w:ascii="Times New Roman" w:hAnsi="Times New Roman" w:cs="Times New Roman"/>
                <w:sz w:val="18"/>
                <w:szCs w:val="18"/>
              </w:rPr>
            </w:pPr>
          </w:p>
        </w:tc>
      </w:tr>
      <w:tr w:rsidR="00F5039F" w:rsidRPr="00700D6F" w14:paraId="11AC35E3" w14:textId="77777777" w:rsidTr="003D2AE5">
        <w:trPr>
          <w:trHeight w:val="20"/>
        </w:trPr>
        <w:tc>
          <w:tcPr>
            <w:tcW w:w="1413" w:type="dxa"/>
            <w:vMerge/>
            <w:vAlign w:val="center"/>
            <w:hideMark/>
          </w:tcPr>
          <w:p w14:paraId="40306FD4"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1D3EE67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vAlign w:val="center"/>
            <w:hideMark/>
          </w:tcPr>
          <w:p w14:paraId="111C43E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465417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3B8C6E0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B60F6F9" w14:textId="5CC9E5B6" w:rsidR="00F5039F" w:rsidRPr="00700D6F" w:rsidRDefault="00F5039F" w:rsidP="00C639D6">
            <w:pPr>
              <w:jc w:val="center"/>
              <w:rPr>
                <w:rFonts w:ascii="Times New Roman" w:hAnsi="Times New Roman" w:cs="Times New Roman"/>
                <w:sz w:val="18"/>
                <w:szCs w:val="18"/>
              </w:rPr>
            </w:pPr>
          </w:p>
        </w:tc>
      </w:tr>
      <w:tr w:rsidR="00F5039F" w:rsidRPr="00700D6F" w14:paraId="09CBD3CB" w14:textId="77777777" w:rsidTr="003D2AE5">
        <w:trPr>
          <w:trHeight w:val="20"/>
        </w:trPr>
        <w:tc>
          <w:tcPr>
            <w:tcW w:w="1413" w:type="dxa"/>
            <w:vMerge/>
            <w:vAlign w:val="center"/>
            <w:hideMark/>
          </w:tcPr>
          <w:p w14:paraId="7B9285B9"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F2110C7" w14:textId="77777777" w:rsidR="00F5039F" w:rsidRPr="00700D6F" w:rsidRDefault="00F5039F" w:rsidP="00C639D6">
            <w:pPr>
              <w:jc w:val="center"/>
              <w:rPr>
                <w:rFonts w:ascii="Times New Roman" w:hAnsi="Times New Roman" w:cs="Times New Roman"/>
                <w:sz w:val="18"/>
                <w:szCs w:val="18"/>
              </w:rPr>
            </w:pPr>
          </w:p>
        </w:tc>
        <w:tc>
          <w:tcPr>
            <w:tcW w:w="993" w:type="dxa"/>
            <w:vAlign w:val="center"/>
            <w:hideMark/>
          </w:tcPr>
          <w:p w14:paraId="728D84D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noWrap/>
            <w:vAlign w:val="center"/>
            <w:hideMark/>
          </w:tcPr>
          <w:p w14:paraId="3A2D670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7AD6190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3576BF31" w14:textId="487E5CCB" w:rsidR="00F5039F" w:rsidRPr="00700D6F" w:rsidRDefault="00F5039F" w:rsidP="00C639D6">
            <w:pPr>
              <w:jc w:val="center"/>
              <w:rPr>
                <w:rFonts w:ascii="Times New Roman" w:hAnsi="Times New Roman" w:cs="Times New Roman"/>
                <w:sz w:val="18"/>
                <w:szCs w:val="18"/>
              </w:rPr>
            </w:pPr>
          </w:p>
        </w:tc>
      </w:tr>
      <w:tr w:rsidR="00F5039F" w:rsidRPr="00700D6F" w14:paraId="5C4029E3" w14:textId="77777777" w:rsidTr="003D2AE5">
        <w:trPr>
          <w:trHeight w:val="20"/>
        </w:trPr>
        <w:tc>
          <w:tcPr>
            <w:tcW w:w="1413" w:type="dxa"/>
            <w:vMerge/>
            <w:vAlign w:val="center"/>
            <w:hideMark/>
          </w:tcPr>
          <w:p w14:paraId="7AE6D655" w14:textId="77777777" w:rsidR="00F5039F" w:rsidRPr="00700D6F" w:rsidRDefault="00F5039F" w:rsidP="00C639D6">
            <w:pPr>
              <w:jc w:val="center"/>
              <w:rPr>
                <w:rFonts w:ascii="Times New Roman" w:hAnsi="Times New Roman" w:cs="Times New Roman"/>
                <w:sz w:val="18"/>
                <w:szCs w:val="18"/>
              </w:rPr>
            </w:pPr>
          </w:p>
        </w:tc>
        <w:tc>
          <w:tcPr>
            <w:tcW w:w="1984" w:type="dxa"/>
            <w:vAlign w:val="center"/>
            <w:hideMark/>
          </w:tcPr>
          <w:p w14:paraId="04B961C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Trichloroethylene</w:t>
            </w:r>
          </w:p>
        </w:tc>
        <w:tc>
          <w:tcPr>
            <w:tcW w:w="993" w:type="dxa"/>
            <w:vAlign w:val="center"/>
            <w:hideMark/>
          </w:tcPr>
          <w:p w14:paraId="56E8121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0AC23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57C8905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058D470" w14:textId="32BAC43E" w:rsidR="00F5039F" w:rsidRPr="00700D6F" w:rsidRDefault="00F5039F" w:rsidP="00C639D6">
            <w:pPr>
              <w:jc w:val="center"/>
              <w:rPr>
                <w:rFonts w:ascii="Times New Roman" w:hAnsi="Times New Roman" w:cs="Times New Roman"/>
                <w:sz w:val="18"/>
                <w:szCs w:val="18"/>
              </w:rPr>
            </w:pPr>
          </w:p>
        </w:tc>
      </w:tr>
      <w:tr w:rsidR="00F5039F" w:rsidRPr="00700D6F" w14:paraId="0010731F" w14:textId="77777777" w:rsidTr="003D2AE5">
        <w:trPr>
          <w:trHeight w:val="20"/>
        </w:trPr>
        <w:tc>
          <w:tcPr>
            <w:tcW w:w="1413" w:type="dxa"/>
            <w:vMerge/>
            <w:vAlign w:val="center"/>
            <w:hideMark/>
          </w:tcPr>
          <w:p w14:paraId="5613FDD9" w14:textId="77777777" w:rsidR="00F5039F" w:rsidRPr="00700D6F" w:rsidRDefault="00F5039F" w:rsidP="00C639D6">
            <w:pPr>
              <w:jc w:val="center"/>
              <w:rPr>
                <w:rFonts w:ascii="Times New Roman" w:hAnsi="Times New Roman" w:cs="Times New Roman"/>
                <w:sz w:val="18"/>
                <w:szCs w:val="18"/>
              </w:rPr>
            </w:pPr>
          </w:p>
        </w:tc>
        <w:tc>
          <w:tcPr>
            <w:tcW w:w="1984" w:type="dxa"/>
            <w:vAlign w:val="center"/>
            <w:hideMark/>
          </w:tcPr>
          <w:p w14:paraId="57FE582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Align w:val="center"/>
            <w:hideMark/>
          </w:tcPr>
          <w:p w14:paraId="5388C6B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13BCED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7BEE9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B301EA8" w14:textId="420758F6" w:rsidR="00F5039F" w:rsidRPr="00700D6F" w:rsidRDefault="00F5039F" w:rsidP="00C639D6">
            <w:pPr>
              <w:jc w:val="center"/>
              <w:rPr>
                <w:rFonts w:ascii="Times New Roman" w:hAnsi="Times New Roman" w:cs="Times New Roman"/>
                <w:sz w:val="18"/>
                <w:szCs w:val="18"/>
              </w:rPr>
            </w:pPr>
          </w:p>
        </w:tc>
      </w:tr>
      <w:tr w:rsidR="00F5039F" w:rsidRPr="00700D6F" w14:paraId="15FD8802" w14:textId="77777777" w:rsidTr="003D2AE5">
        <w:trPr>
          <w:trHeight w:val="20"/>
        </w:trPr>
        <w:tc>
          <w:tcPr>
            <w:tcW w:w="1413" w:type="dxa"/>
            <w:vMerge/>
            <w:vAlign w:val="center"/>
            <w:hideMark/>
          </w:tcPr>
          <w:p w14:paraId="043A519C" w14:textId="77777777" w:rsidR="00F5039F" w:rsidRPr="00700D6F" w:rsidRDefault="00F5039F" w:rsidP="00C639D6">
            <w:pPr>
              <w:jc w:val="center"/>
              <w:rPr>
                <w:rFonts w:ascii="Times New Roman" w:hAnsi="Times New Roman" w:cs="Times New Roman"/>
                <w:sz w:val="18"/>
                <w:szCs w:val="18"/>
              </w:rPr>
            </w:pPr>
          </w:p>
        </w:tc>
        <w:tc>
          <w:tcPr>
            <w:tcW w:w="1984" w:type="dxa"/>
            <w:vAlign w:val="center"/>
            <w:hideMark/>
          </w:tcPr>
          <w:p w14:paraId="4C598C8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vAlign w:val="center"/>
            <w:hideMark/>
          </w:tcPr>
          <w:p w14:paraId="227204C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B2E7B8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1466C4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62E2A3A3" w14:textId="2EECB86C" w:rsidR="00F5039F" w:rsidRPr="00700D6F" w:rsidRDefault="00F5039F" w:rsidP="00C639D6">
            <w:pPr>
              <w:jc w:val="center"/>
              <w:rPr>
                <w:rFonts w:ascii="Times New Roman" w:hAnsi="Times New Roman" w:cs="Times New Roman"/>
                <w:sz w:val="18"/>
                <w:szCs w:val="18"/>
              </w:rPr>
            </w:pPr>
          </w:p>
        </w:tc>
      </w:tr>
      <w:tr w:rsidR="00F5039F" w:rsidRPr="00700D6F" w14:paraId="4186ABEA" w14:textId="77777777" w:rsidTr="003D2AE5">
        <w:trPr>
          <w:trHeight w:val="20"/>
        </w:trPr>
        <w:tc>
          <w:tcPr>
            <w:tcW w:w="1413" w:type="dxa"/>
            <w:vMerge w:val="restart"/>
            <w:noWrap/>
            <w:vAlign w:val="center"/>
            <w:hideMark/>
          </w:tcPr>
          <w:p w14:paraId="45B2CB2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lastRenderedPageBreak/>
              <w:t>P3HT</w:t>
            </w:r>
          </w:p>
        </w:tc>
        <w:tc>
          <w:tcPr>
            <w:tcW w:w="1984" w:type="dxa"/>
            <w:noWrap/>
            <w:vAlign w:val="center"/>
            <w:hideMark/>
          </w:tcPr>
          <w:p w14:paraId="7728A94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6DF2EA4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12656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BC928D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07B70CB1" w14:textId="4B5F566D"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9889666" w14:textId="77777777" w:rsidTr="003D2AE5">
        <w:trPr>
          <w:trHeight w:val="20"/>
        </w:trPr>
        <w:tc>
          <w:tcPr>
            <w:tcW w:w="1413" w:type="dxa"/>
            <w:vMerge/>
            <w:vAlign w:val="center"/>
            <w:hideMark/>
          </w:tcPr>
          <w:p w14:paraId="09BD38FE"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3B402E2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838869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90D7B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B0D83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ADAF0BC" w14:textId="703A7302" w:rsidR="00F5039F" w:rsidRPr="00700D6F" w:rsidRDefault="00F5039F" w:rsidP="00C639D6">
            <w:pPr>
              <w:jc w:val="center"/>
              <w:rPr>
                <w:rFonts w:ascii="Times New Roman" w:hAnsi="Times New Roman" w:cs="Times New Roman"/>
                <w:sz w:val="18"/>
                <w:szCs w:val="18"/>
              </w:rPr>
            </w:pPr>
          </w:p>
        </w:tc>
      </w:tr>
      <w:tr w:rsidR="00F5039F" w:rsidRPr="00700D6F" w14:paraId="7079B400" w14:textId="77777777" w:rsidTr="003D2AE5">
        <w:trPr>
          <w:trHeight w:val="20"/>
        </w:trPr>
        <w:tc>
          <w:tcPr>
            <w:tcW w:w="1413" w:type="dxa"/>
            <w:vMerge/>
            <w:vAlign w:val="center"/>
            <w:hideMark/>
          </w:tcPr>
          <w:p w14:paraId="68D20386"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5BDE205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Trichlorobenzene</w:t>
            </w:r>
          </w:p>
        </w:tc>
        <w:tc>
          <w:tcPr>
            <w:tcW w:w="993" w:type="dxa"/>
            <w:noWrap/>
            <w:vAlign w:val="center"/>
            <w:hideMark/>
          </w:tcPr>
          <w:p w14:paraId="738BA2B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EED282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B2A67D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8A2B7AE" w14:textId="0D5B19ED" w:rsidR="00F5039F" w:rsidRPr="00700D6F" w:rsidRDefault="00F5039F" w:rsidP="00C639D6">
            <w:pPr>
              <w:jc w:val="center"/>
              <w:rPr>
                <w:rFonts w:ascii="Times New Roman" w:hAnsi="Times New Roman" w:cs="Times New Roman"/>
                <w:sz w:val="18"/>
                <w:szCs w:val="18"/>
              </w:rPr>
            </w:pPr>
          </w:p>
        </w:tc>
      </w:tr>
      <w:tr w:rsidR="00F5039F" w:rsidRPr="00700D6F" w14:paraId="618FB045" w14:textId="77777777" w:rsidTr="003D2AE5">
        <w:trPr>
          <w:trHeight w:val="20"/>
        </w:trPr>
        <w:tc>
          <w:tcPr>
            <w:tcW w:w="1413" w:type="dxa"/>
            <w:vMerge/>
            <w:vAlign w:val="center"/>
            <w:hideMark/>
          </w:tcPr>
          <w:p w14:paraId="51937865"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217EAC2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39E6E5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FFBDF3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CAF122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6E3AA70" w14:textId="7AFE58DC" w:rsidR="00F5039F" w:rsidRPr="00700D6F" w:rsidRDefault="00F5039F" w:rsidP="00C639D6">
            <w:pPr>
              <w:jc w:val="center"/>
              <w:rPr>
                <w:rFonts w:ascii="Times New Roman" w:hAnsi="Times New Roman" w:cs="Times New Roman"/>
                <w:sz w:val="18"/>
                <w:szCs w:val="18"/>
              </w:rPr>
            </w:pPr>
          </w:p>
        </w:tc>
      </w:tr>
      <w:tr w:rsidR="00F5039F" w:rsidRPr="00700D6F" w14:paraId="42817DA0" w14:textId="77777777" w:rsidTr="003D2AE5">
        <w:trPr>
          <w:trHeight w:val="20"/>
        </w:trPr>
        <w:tc>
          <w:tcPr>
            <w:tcW w:w="1413" w:type="dxa"/>
            <w:vMerge/>
            <w:vAlign w:val="center"/>
            <w:hideMark/>
          </w:tcPr>
          <w:p w14:paraId="6579D38D"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0DB5B1F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E78761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564C4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FB850E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D1625FC" w14:textId="0AA3DFDE" w:rsidR="00F5039F" w:rsidRPr="00700D6F" w:rsidRDefault="00F5039F" w:rsidP="00C639D6">
            <w:pPr>
              <w:jc w:val="center"/>
              <w:rPr>
                <w:rFonts w:ascii="Times New Roman" w:hAnsi="Times New Roman" w:cs="Times New Roman"/>
                <w:sz w:val="18"/>
                <w:szCs w:val="18"/>
              </w:rPr>
            </w:pPr>
          </w:p>
        </w:tc>
      </w:tr>
      <w:tr w:rsidR="00F5039F" w:rsidRPr="00700D6F" w14:paraId="3406C936" w14:textId="77777777" w:rsidTr="003D2AE5">
        <w:trPr>
          <w:trHeight w:val="20"/>
        </w:trPr>
        <w:tc>
          <w:tcPr>
            <w:tcW w:w="1413" w:type="dxa"/>
            <w:vMerge/>
            <w:vAlign w:val="center"/>
            <w:hideMark/>
          </w:tcPr>
          <w:p w14:paraId="04FDA8B4"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23DC70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67081B0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018EB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CD050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EDEADF6" w14:textId="4BD00983" w:rsidR="00F5039F" w:rsidRPr="00700D6F" w:rsidRDefault="00F5039F" w:rsidP="00C639D6">
            <w:pPr>
              <w:jc w:val="center"/>
              <w:rPr>
                <w:rFonts w:ascii="Times New Roman" w:hAnsi="Times New Roman" w:cs="Times New Roman"/>
                <w:sz w:val="18"/>
                <w:szCs w:val="18"/>
              </w:rPr>
            </w:pPr>
          </w:p>
        </w:tc>
      </w:tr>
      <w:tr w:rsidR="00F5039F" w:rsidRPr="00700D6F" w14:paraId="0AB6F19E" w14:textId="77777777" w:rsidTr="003D2AE5">
        <w:trPr>
          <w:trHeight w:val="20"/>
        </w:trPr>
        <w:tc>
          <w:tcPr>
            <w:tcW w:w="1413" w:type="dxa"/>
            <w:vMerge/>
            <w:vAlign w:val="center"/>
            <w:hideMark/>
          </w:tcPr>
          <w:p w14:paraId="5E0271A7"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ECEF34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1-Chloronaphthalene</w:t>
            </w:r>
          </w:p>
        </w:tc>
        <w:tc>
          <w:tcPr>
            <w:tcW w:w="993" w:type="dxa"/>
            <w:noWrap/>
            <w:vAlign w:val="center"/>
            <w:hideMark/>
          </w:tcPr>
          <w:p w14:paraId="0457BBF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4D1DB8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1DF8EC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0776E28" w14:textId="0709B378" w:rsidR="00F5039F" w:rsidRPr="00700D6F" w:rsidRDefault="00F5039F" w:rsidP="00C639D6">
            <w:pPr>
              <w:jc w:val="center"/>
              <w:rPr>
                <w:rFonts w:ascii="Times New Roman" w:hAnsi="Times New Roman" w:cs="Times New Roman"/>
                <w:sz w:val="18"/>
                <w:szCs w:val="18"/>
              </w:rPr>
            </w:pPr>
          </w:p>
        </w:tc>
      </w:tr>
      <w:tr w:rsidR="00F5039F" w:rsidRPr="00700D6F" w14:paraId="654D3103" w14:textId="77777777" w:rsidTr="003D2AE5">
        <w:trPr>
          <w:trHeight w:val="20"/>
        </w:trPr>
        <w:tc>
          <w:tcPr>
            <w:tcW w:w="1413" w:type="dxa"/>
            <w:vMerge/>
            <w:vAlign w:val="center"/>
            <w:hideMark/>
          </w:tcPr>
          <w:p w14:paraId="2896E0A2"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3F34629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Dimethylformamide</w:t>
            </w:r>
          </w:p>
        </w:tc>
        <w:tc>
          <w:tcPr>
            <w:tcW w:w="993" w:type="dxa"/>
            <w:noWrap/>
            <w:vAlign w:val="center"/>
            <w:hideMark/>
          </w:tcPr>
          <w:p w14:paraId="57B64BF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8CFCC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6CB158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832047B" w14:textId="1A36C402" w:rsidR="00F5039F" w:rsidRPr="00700D6F" w:rsidRDefault="00F5039F" w:rsidP="00C639D6">
            <w:pPr>
              <w:jc w:val="center"/>
              <w:rPr>
                <w:rFonts w:ascii="Times New Roman" w:hAnsi="Times New Roman" w:cs="Times New Roman"/>
                <w:sz w:val="18"/>
                <w:szCs w:val="18"/>
              </w:rPr>
            </w:pPr>
          </w:p>
        </w:tc>
      </w:tr>
      <w:tr w:rsidR="00F5039F" w:rsidRPr="00700D6F" w14:paraId="7FC420E8" w14:textId="77777777" w:rsidTr="003D2AE5">
        <w:trPr>
          <w:trHeight w:val="20"/>
        </w:trPr>
        <w:tc>
          <w:tcPr>
            <w:tcW w:w="1413" w:type="dxa"/>
            <w:vMerge/>
            <w:vAlign w:val="center"/>
            <w:hideMark/>
          </w:tcPr>
          <w:p w14:paraId="00CA51F8"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6CB74E6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F472E1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8C1078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04B46C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AA4D991" w14:textId="420A4A28" w:rsidR="00F5039F" w:rsidRPr="00700D6F" w:rsidRDefault="00F5039F" w:rsidP="00C639D6">
            <w:pPr>
              <w:jc w:val="center"/>
              <w:rPr>
                <w:rFonts w:ascii="Times New Roman" w:hAnsi="Times New Roman" w:cs="Times New Roman"/>
                <w:sz w:val="18"/>
                <w:szCs w:val="18"/>
              </w:rPr>
            </w:pPr>
          </w:p>
        </w:tc>
      </w:tr>
      <w:tr w:rsidR="00F5039F" w:rsidRPr="00700D6F" w14:paraId="34B426C5" w14:textId="77777777" w:rsidTr="003D2AE5">
        <w:trPr>
          <w:trHeight w:val="20"/>
        </w:trPr>
        <w:tc>
          <w:tcPr>
            <w:tcW w:w="1413" w:type="dxa"/>
            <w:vMerge/>
            <w:vAlign w:val="center"/>
            <w:hideMark/>
          </w:tcPr>
          <w:p w14:paraId="0E710355"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20999153"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Ethanol</w:t>
            </w:r>
          </w:p>
        </w:tc>
        <w:tc>
          <w:tcPr>
            <w:tcW w:w="993" w:type="dxa"/>
            <w:noWrap/>
            <w:vAlign w:val="center"/>
            <w:hideMark/>
          </w:tcPr>
          <w:p w14:paraId="3E68CE8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C805C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592A35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02DFDAD0" w14:textId="1FCBBAAC" w:rsidR="00F5039F" w:rsidRPr="00700D6F" w:rsidRDefault="00F5039F" w:rsidP="00C639D6">
            <w:pPr>
              <w:jc w:val="center"/>
              <w:rPr>
                <w:rFonts w:ascii="Times New Roman" w:hAnsi="Times New Roman" w:cs="Times New Roman"/>
                <w:sz w:val="18"/>
                <w:szCs w:val="18"/>
              </w:rPr>
            </w:pPr>
          </w:p>
        </w:tc>
      </w:tr>
      <w:tr w:rsidR="00F5039F" w:rsidRPr="00700D6F" w14:paraId="76CA6FBD" w14:textId="77777777" w:rsidTr="003D2AE5">
        <w:trPr>
          <w:trHeight w:val="20"/>
        </w:trPr>
        <w:tc>
          <w:tcPr>
            <w:tcW w:w="1413" w:type="dxa"/>
            <w:vMerge/>
            <w:vAlign w:val="center"/>
            <w:hideMark/>
          </w:tcPr>
          <w:p w14:paraId="7E3D6A68"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152822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3FAE1EF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E6BAF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F9EF89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A871623" w14:textId="65C51FAA" w:rsidR="00F5039F" w:rsidRPr="00700D6F" w:rsidRDefault="00F5039F" w:rsidP="00C639D6">
            <w:pPr>
              <w:jc w:val="center"/>
              <w:rPr>
                <w:rFonts w:ascii="Times New Roman" w:hAnsi="Times New Roman" w:cs="Times New Roman"/>
                <w:sz w:val="18"/>
                <w:szCs w:val="18"/>
              </w:rPr>
            </w:pPr>
          </w:p>
        </w:tc>
      </w:tr>
      <w:tr w:rsidR="00F5039F" w:rsidRPr="00700D6F" w14:paraId="665F9ED6" w14:textId="77777777" w:rsidTr="003D2AE5">
        <w:trPr>
          <w:trHeight w:val="20"/>
        </w:trPr>
        <w:tc>
          <w:tcPr>
            <w:tcW w:w="1413" w:type="dxa"/>
            <w:vMerge w:val="restart"/>
            <w:noWrap/>
            <w:vAlign w:val="center"/>
            <w:hideMark/>
          </w:tcPr>
          <w:p w14:paraId="2335B89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P3MEEMT</w:t>
            </w:r>
          </w:p>
        </w:tc>
        <w:tc>
          <w:tcPr>
            <w:tcW w:w="1984" w:type="dxa"/>
            <w:noWrap/>
            <w:vAlign w:val="center"/>
            <w:hideMark/>
          </w:tcPr>
          <w:p w14:paraId="5EF6882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32D285E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167D62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790150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04DCBAF" w14:textId="571AC759" w:rsidR="00F5039F" w:rsidRPr="00700D6F" w:rsidRDefault="00F5039F" w:rsidP="00F5039F">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7D4DF989" w14:textId="77777777" w:rsidTr="003D2AE5">
        <w:trPr>
          <w:trHeight w:val="20"/>
        </w:trPr>
        <w:tc>
          <w:tcPr>
            <w:tcW w:w="1413" w:type="dxa"/>
            <w:vMerge/>
            <w:vAlign w:val="center"/>
            <w:hideMark/>
          </w:tcPr>
          <w:p w14:paraId="041A643F"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038484A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noWrap/>
            <w:vAlign w:val="center"/>
            <w:hideMark/>
          </w:tcPr>
          <w:p w14:paraId="0DE1C44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328CF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3569EA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51C8BC2" w14:textId="090BBBD3" w:rsidR="00F5039F" w:rsidRPr="00700D6F" w:rsidRDefault="00F5039F" w:rsidP="00C639D6">
            <w:pPr>
              <w:jc w:val="center"/>
              <w:rPr>
                <w:rFonts w:ascii="Times New Roman" w:hAnsi="Times New Roman" w:cs="Times New Roman"/>
                <w:sz w:val="18"/>
                <w:szCs w:val="18"/>
              </w:rPr>
            </w:pPr>
          </w:p>
        </w:tc>
      </w:tr>
      <w:tr w:rsidR="00C639D6" w:rsidRPr="00700D6F" w14:paraId="522D22CB" w14:textId="77777777" w:rsidTr="003D2AE5">
        <w:trPr>
          <w:trHeight w:val="20"/>
        </w:trPr>
        <w:tc>
          <w:tcPr>
            <w:tcW w:w="1413" w:type="dxa"/>
            <w:vMerge w:val="restart"/>
            <w:noWrap/>
            <w:vAlign w:val="center"/>
            <w:hideMark/>
          </w:tcPr>
          <w:p w14:paraId="2897A3BA"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AcDOT-[C10]2-co-[OE3]2</w:t>
            </w:r>
          </w:p>
        </w:tc>
        <w:tc>
          <w:tcPr>
            <w:tcW w:w="1984" w:type="dxa"/>
            <w:vMerge w:val="restart"/>
            <w:noWrap/>
            <w:vAlign w:val="center"/>
            <w:hideMark/>
          </w:tcPr>
          <w:p w14:paraId="5C70EDA3"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73596299"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28865C"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78B75E25"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7C0DF6D2" w14:textId="7C6FC843"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C639D6" w:rsidRPr="00700D6F" w14:paraId="410D8061" w14:textId="77777777" w:rsidTr="003D2AE5">
        <w:trPr>
          <w:trHeight w:val="20"/>
        </w:trPr>
        <w:tc>
          <w:tcPr>
            <w:tcW w:w="1413" w:type="dxa"/>
            <w:vMerge/>
            <w:vAlign w:val="center"/>
            <w:hideMark/>
          </w:tcPr>
          <w:p w14:paraId="1F4F04E0" w14:textId="77777777" w:rsidR="00C639D6" w:rsidRPr="00700D6F" w:rsidRDefault="00C639D6" w:rsidP="00C639D6">
            <w:pPr>
              <w:jc w:val="center"/>
              <w:rPr>
                <w:rFonts w:ascii="Times New Roman" w:hAnsi="Times New Roman" w:cs="Times New Roman"/>
                <w:sz w:val="18"/>
                <w:szCs w:val="18"/>
              </w:rPr>
            </w:pPr>
          </w:p>
        </w:tc>
        <w:tc>
          <w:tcPr>
            <w:tcW w:w="1984" w:type="dxa"/>
            <w:vMerge/>
            <w:vAlign w:val="center"/>
            <w:hideMark/>
          </w:tcPr>
          <w:p w14:paraId="357AD9E5" w14:textId="77777777" w:rsidR="00C639D6" w:rsidRPr="00700D6F" w:rsidRDefault="00C639D6" w:rsidP="00C639D6">
            <w:pPr>
              <w:jc w:val="center"/>
              <w:rPr>
                <w:rFonts w:ascii="Times New Roman" w:hAnsi="Times New Roman" w:cs="Times New Roman"/>
                <w:sz w:val="18"/>
                <w:szCs w:val="18"/>
              </w:rPr>
            </w:pPr>
          </w:p>
        </w:tc>
        <w:tc>
          <w:tcPr>
            <w:tcW w:w="993" w:type="dxa"/>
            <w:vMerge/>
            <w:vAlign w:val="center"/>
            <w:hideMark/>
          </w:tcPr>
          <w:p w14:paraId="4505FBD6" w14:textId="77777777" w:rsidR="00C639D6" w:rsidRPr="00700D6F" w:rsidRDefault="00C639D6" w:rsidP="00C639D6">
            <w:pPr>
              <w:jc w:val="center"/>
              <w:rPr>
                <w:rFonts w:ascii="Times New Roman" w:hAnsi="Times New Roman" w:cs="Times New Roman"/>
                <w:sz w:val="18"/>
                <w:szCs w:val="18"/>
              </w:rPr>
            </w:pPr>
          </w:p>
        </w:tc>
        <w:tc>
          <w:tcPr>
            <w:tcW w:w="1842" w:type="dxa"/>
            <w:noWrap/>
            <w:vAlign w:val="center"/>
            <w:hideMark/>
          </w:tcPr>
          <w:p w14:paraId="119B0BD3"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215148"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60E7091" w14:textId="77777777" w:rsidR="00C639D6" w:rsidRPr="00700D6F" w:rsidRDefault="00C639D6" w:rsidP="00C639D6">
            <w:pPr>
              <w:jc w:val="center"/>
              <w:rPr>
                <w:rFonts w:ascii="Times New Roman" w:hAnsi="Times New Roman" w:cs="Times New Roman"/>
                <w:sz w:val="18"/>
                <w:szCs w:val="18"/>
              </w:rPr>
            </w:pPr>
          </w:p>
        </w:tc>
      </w:tr>
      <w:tr w:rsidR="00C639D6" w:rsidRPr="00700D6F" w14:paraId="780C47A0" w14:textId="77777777" w:rsidTr="003D2AE5">
        <w:trPr>
          <w:trHeight w:val="20"/>
        </w:trPr>
        <w:tc>
          <w:tcPr>
            <w:tcW w:w="1413" w:type="dxa"/>
            <w:vMerge/>
            <w:vAlign w:val="center"/>
            <w:hideMark/>
          </w:tcPr>
          <w:p w14:paraId="0D4D44C8" w14:textId="77777777" w:rsidR="00C639D6" w:rsidRPr="00700D6F" w:rsidRDefault="00C639D6" w:rsidP="00C639D6">
            <w:pPr>
              <w:jc w:val="center"/>
              <w:rPr>
                <w:rFonts w:ascii="Times New Roman" w:hAnsi="Times New Roman" w:cs="Times New Roman"/>
                <w:sz w:val="18"/>
                <w:szCs w:val="18"/>
              </w:rPr>
            </w:pPr>
          </w:p>
        </w:tc>
        <w:tc>
          <w:tcPr>
            <w:tcW w:w="1984" w:type="dxa"/>
            <w:vMerge/>
            <w:vAlign w:val="center"/>
            <w:hideMark/>
          </w:tcPr>
          <w:p w14:paraId="68545DF5" w14:textId="77777777" w:rsidR="00C639D6" w:rsidRPr="00700D6F" w:rsidRDefault="00C639D6" w:rsidP="00C639D6">
            <w:pPr>
              <w:jc w:val="center"/>
              <w:rPr>
                <w:rFonts w:ascii="Times New Roman" w:hAnsi="Times New Roman" w:cs="Times New Roman"/>
                <w:sz w:val="18"/>
                <w:szCs w:val="18"/>
              </w:rPr>
            </w:pPr>
          </w:p>
        </w:tc>
        <w:tc>
          <w:tcPr>
            <w:tcW w:w="993" w:type="dxa"/>
            <w:vMerge/>
            <w:vAlign w:val="center"/>
            <w:hideMark/>
          </w:tcPr>
          <w:p w14:paraId="07A56DC7" w14:textId="77777777" w:rsidR="00C639D6" w:rsidRPr="00700D6F" w:rsidRDefault="00C639D6" w:rsidP="00C639D6">
            <w:pPr>
              <w:jc w:val="center"/>
              <w:rPr>
                <w:rFonts w:ascii="Times New Roman" w:hAnsi="Times New Roman" w:cs="Times New Roman"/>
                <w:sz w:val="18"/>
                <w:szCs w:val="18"/>
              </w:rPr>
            </w:pPr>
          </w:p>
        </w:tc>
        <w:tc>
          <w:tcPr>
            <w:tcW w:w="1842" w:type="dxa"/>
            <w:noWrap/>
            <w:vAlign w:val="center"/>
            <w:hideMark/>
          </w:tcPr>
          <w:p w14:paraId="707122BD"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F4E9662"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F9B3811" w14:textId="77777777" w:rsidR="00C639D6" w:rsidRPr="00700D6F" w:rsidRDefault="00C639D6" w:rsidP="00C639D6">
            <w:pPr>
              <w:jc w:val="center"/>
              <w:rPr>
                <w:rFonts w:ascii="Times New Roman" w:hAnsi="Times New Roman" w:cs="Times New Roman"/>
                <w:sz w:val="18"/>
                <w:szCs w:val="18"/>
              </w:rPr>
            </w:pPr>
          </w:p>
        </w:tc>
      </w:tr>
      <w:tr w:rsidR="00C639D6" w:rsidRPr="00700D6F" w14:paraId="44695665" w14:textId="77777777" w:rsidTr="003D2AE5">
        <w:trPr>
          <w:trHeight w:val="20"/>
        </w:trPr>
        <w:tc>
          <w:tcPr>
            <w:tcW w:w="1413" w:type="dxa"/>
            <w:vMerge/>
            <w:vAlign w:val="center"/>
            <w:hideMark/>
          </w:tcPr>
          <w:p w14:paraId="3DDB8E79" w14:textId="77777777" w:rsidR="00C639D6" w:rsidRPr="00700D6F" w:rsidRDefault="00C639D6" w:rsidP="00C639D6">
            <w:pPr>
              <w:jc w:val="center"/>
              <w:rPr>
                <w:rFonts w:ascii="Times New Roman" w:hAnsi="Times New Roman" w:cs="Times New Roman"/>
                <w:sz w:val="18"/>
                <w:szCs w:val="18"/>
              </w:rPr>
            </w:pPr>
          </w:p>
        </w:tc>
        <w:tc>
          <w:tcPr>
            <w:tcW w:w="1984" w:type="dxa"/>
            <w:vMerge/>
            <w:vAlign w:val="center"/>
            <w:hideMark/>
          </w:tcPr>
          <w:p w14:paraId="2AF589A1" w14:textId="77777777" w:rsidR="00C639D6" w:rsidRPr="00700D6F" w:rsidRDefault="00C639D6" w:rsidP="00C639D6">
            <w:pPr>
              <w:jc w:val="center"/>
              <w:rPr>
                <w:rFonts w:ascii="Times New Roman" w:hAnsi="Times New Roman" w:cs="Times New Roman"/>
                <w:sz w:val="18"/>
                <w:szCs w:val="18"/>
              </w:rPr>
            </w:pPr>
          </w:p>
        </w:tc>
        <w:tc>
          <w:tcPr>
            <w:tcW w:w="993" w:type="dxa"/>
            <w:vMerge/>
            <w:vAlign w:val="center"/>
            <w:hideMark/>
          </w:tcPr>
          <w:p w14:paraId="28ADBEE1" w14:textId="77777777" w:rsidR="00C639D6" w:rsidRPr="00700D6F" w:rsidRDefault="00C639D6" w:rsidP="00C639D6">
            <w:pPr>
              <w:jc w:val="center"/>
              <w:rPr>
                <w:rFonts w:ascii="Times New Roman" w:hAnsi="Times New Roman" w:cs="Times New Roman"/>
                <w:sz w:val="18"/>
                <w:szCs w:val="18"/>
              </w:rPr>
            </w:pPr>
          </w:p>
        </w:tc>
        <w:tc>
          <w:tcPr>
            <w:tcW w:w="1842" w:type="dxa"/>
            <w:noWrap/>
            <w:vAlign w:val="center"/>
            <w:hideMark/>
          </w:tcPr>
          <w:p w14:paraId="2C808BF7"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A864E7B"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AE34211" w14:textId="77777777" w:rsidR="00C639D6" w:rsidRPr="00700D6F" w:rsidRDefault="00C639D6" w:rsidP="00C639D6">
            <w:pPr>
              <w:jc w:val="center"/>
              <w:rPr>
                <w:rFonts w:ascii="Times New Roman" w:hAnsi="Times New Roman" w:cs="Times New Roman"/>
                <w:sz w:val="18"/>
                <w:szCs w:val="18"/>
              </w:rPr>
            </w:pPr>
          </w:p>
        </w:tc>
      </w:tr>
      <w:tr w:rsidR="00F5039F" w:rsidRPr="00700D6F" w14:paraId="51A909FA" w14:textId="77777777" w:rsidTr="003D2AE5">
        <w:trPr>
          <w:trHeight w:val="20"/>
        </w:trPr>
        <w:tc>
          <w:tcPr>
            <w:tcW w:w="1413" w:type="dxa"/>
            <w:vMerge/>
            <w:vAlign w:val="center"/>
            <w:hideMark/>
          </w:tcPr>
          <w:p w14:paraId="3E11E5AB"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4FA4AD3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Methanol</w:t>
            </w:r>
          </w:p>
        </w:tc>
        <w:tc>
          <w:tcPr>
            <w:tcW w:w="993" w:type="dxa"/>
            <w:noWrap/>
            <w:vAlign w:val="center"/>
            <w:hideMark/>
          </w:tcPr>
          <w:p w14:paraId="7B95AD2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20CEB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DA8289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9D123D5" w14:textId="6F242E01"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1984021E" w14:textId="77777777" w:rsidTr="003D2AE5">
        <w:trPr>
          <w:trHeight w:val="20"/>
        </w:trPr>
        <w:tc>
          <w:tcPr>
            <w:tcW w:w="1413" w:type="dxa"/>
            <w:vMerge/>
            <w:vAlign w:val="center"/>
            <w:hideMark/>
          </w:tcPr>
          <w:p w14:paraId="149906D8" w14:textId="77777777" w:rsidR="00F5039F" w:rsidRPr="00700D6F" w:rsidRDefault="00F5039F" w:rsidP="00C639D6">
            <w:pPr>
              <w:jc w:val="center"/>
              <w:rPr>
                <w:rFonts w:ascii="Times New Roman" w:hAnsi="Times New Roman" w:cs="Times New Roman"/>
                <w:sz w:val="18"/>
                <w:szCs w:val="18"/>
              </w:rPr>
            </w:pPr>
          </w:p>
        </w:tc>
        <w:tc>
          <w:tcPr>
            <w:tcW w:w="1984" w:type="dxa"/>
            <w:noWrap/>
            <w:vAlign w:val="center"/>
            <w:hideMark/>
          </w:tcPr>
          <w:p w14:paraId="4DA8583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 (75wt%) + Methanol (25wt%)</w:t>
            </w:r>
          </w:p>
        </w:tc>
        <w:tc>
          <w:tcPr>
            <w:tcW w:w="993" w:type="dxa"/>
            <w:noWrap/>
            <w:vAlign w:val="center"/>
            <w:hideMark/>
          </w:tcPr>
          <w:p w14:paraId="4E4D4EA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D0707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100-150mgmL</w:t>
            </w:r>
          </w:p>
        </w:tc>
        <w:tc>
          <w:tcPr>
            <w:tcW w:w="851" w:type="dxa"/>
            <w:noWrap/>
            <w:vAlign w:val="center"/>
            <w:hideMark/>
          </w:tcPr>
          <w:p w14:paraId="05770D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AFD8DBB" w14:textId="796B8FDC" w:rsidR="00F5039F" w:rsidRPr="00700D6F" w:rsidRDefault="00F5039F" w:rsidP="00C639D6">
            <w:pPr>
              <w:jc w:val="center"/>
              <w:rPr>
                <w:rFonts w:ascii="Times New Roman" w:hAnsi="Times New Roman" w:cs="Times New Roman"/>
                <w:sz w:val="18"/>
                <w:szCs w:val="18"/>
              </w:rPr>
            </w:pPr>
          </w:p>
        </w:tc>
      </w:tr>
      <w:tr w:rsidR="00C639D6" w:rsidRPr="00700D6F" w14:paraId="14229F62" w14:textId="77777777" w:rsidTr="003D2AE5">
        <w:trPr>
          <w:trHeight w:val="20"/>
        </w:trPr>
        <w:tc>
          <w:tcPr>
            <w:tcW w:w="1413" w:type="dxa"/>
            <w:noWrap/>
            <w:vAlign w:val="center"/>
            <w:hideMark/>
          </w:tcPr>
          <w:p w14:paraId="7E04E115"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AcDOT-[CH3,C10]-co-[CH3,OE3]</w:t>
            </w:r>
          </w:p>
        </w:tc>
        <w:tc>
          <w:tcPr>
            <w:tcW w:w="1984" w:type="dxa"/>
            <w:noWrap/>
            <w:vAlign w:val="center"/>
            <w:hideMark/>
          </w:tcPr>
          <w:p w14:paraId="1C3BD233"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3DFBB3D6"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C2EF341"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036EEA3" w14:textId="77777777"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7B1D1234" w14:textId="08BAF699" w:rsidR="00C639D6" w:rsidRPr="00700D6F" w:rsidRDefault="00C639D6"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DOI:10.1021/acs.chemmater.4c03394</w:t>
            </w:r>
          </w:p>
        </w:tc>
      </w:tr>
      <w:tr w:rsidR="00F5039F" w:rsidRPr="00700D6F" w14:paraId="637D2C6D" w14:textId="77777777" w:rsidTr="003D2AE5">
        <w:trPr>
          <w:trHeight w:val="20"/>
        </w:trPr>
        <w:tc>
          <w:tcPr>
            <w:tcW w:w="1413" w:type="dxa"/>
            <w:noWrap/>
            <w:vAlign w:val="center"/>
            <w:hideMark/>
          </w:tcPr>
          <w:p w14:paraId="085FCFB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AcDOT-[C3-C10]</w:t>
            </w:r>
          </w:p>
        </w:tc>
        <w:tc>
          <w:tcPr>
            <w:tcW w:w="1984" w:type="dxa"/>
            <w:noWrap/>
            <w:vAlign w:val="center"/>
            <w:hideMark/>
          </w:tcPr>
          <w:p w14:paraId="5EB130A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EA4F40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3182B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704A5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tcPr>
          <w:p w14:paraId="710A0620" w14:textId="1B4078F2"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00BDF01" w14:textId="77777777" w:rsidTr="003D2AE5">
        <w:trPr>
          <w:trHeight w:val="20"/>
        </w:trPr>
        <w:tc>
          <w:tcPr>
            <w:tcW w:w="1413" w:type="dxa"/>
            <w:noWrap/>
            <w:vAlign w:val="center"/>
            <w:hideMark/>
          </w:tcPr>
          <w:p w14:paraId="2812CFB8"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AcDOT-[OE3]2</w:t>
            </w:r>
          </w:p>
        </w:tc>
        <w:tc>
          <w:tcPr>
            <w:tcW w:w="1984" w:type="dxa"/>
            <w:noWrap/>
            <w:vAlign w:val="center"/>
            <w:hideMark/>
          </w:tcPr>
          <w:p w14:paraId="74B7889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000761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CBEBA1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F6534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28272F0E" w14:textId="316BC59A" w:rsidR="00F5039F" w:rsidRPr="00700D6F" w:rsidRDefault="00F5039F" w:rsidP="00C639D6">
            <w:pPr>
              <w:jc w:val="center"/>
              <w:rPr>
                <w:rFonts w:ascii="Times New Roman" w:hAnsi="Times New Roman" w:cs="Times New Roman"/>
                <w:sz w:val="18"/>
                <w:szCs w:val="18"/>
              </w:rPr>
            </w:pPr>
          </w:p>
        </w:tc>
      </w:tr>
      <w:tr w:rsidR="00F5039F" w:rsidRPr="00700D6F" w14:paraId="1B086961" w14:textId="77777777" w:rsidTr="003D2AE5">
        <w:trPr>
          <w:trHeight w:val="20"/>
        </w:trPr>
        <w:tc>
          <w:tcPr>
            <w:tcW w:w="1413" w:type="dxa"/>
            <w:noWrap/>
            <w:vAlign w:val="center"/>
            <w:hideMark/>
          </w:tcPr>
          <w:p w14:paraId="3A63D7D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AcDOT-[C10]2</w:t>
            </w:r>
          </w:p>
        </w:tc>
        <w:tc>
          <w:tcPr>
            <w:tcW w:w="1984" w:type="dxa"/>
            <w:noWrap/>
            <w:vAlign w:val="center"/>
            <w:hideMark/>
          </w:tcPr>
          <w:p w14:paraId="235BCE5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140694E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B8C14F9"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80D7C3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18AB3236" w14:textId="7FEF7B7E"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DOI:10.1021/acs.chemmater.4c03394</w:t>
            </w:r>
          </w:p>
        </w:tc>
      </w:tr>
      <w:tr w:rsidR="00F5039F" w:rsidRPr="00700D6F" w14:paraId="185C8038" w14:textId="77777777" w:rsidTr="003D2AE5">
        <w:trPr>
          <w:trHeight w:val="20"/>
        </w:trPr>
        <w:tc>
          <w:tcPr>
            <w:tcW w:w="1413" w:type="dxa"/>
            <w:vMerge w:val="restart"/>
            <w:noWrap/>
            <w:vAlign w:val="center"/>
            <w:hideMark/>
          </w:tcPr>
          <w:p w14:paraId="49530A44"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PTQ-10</w:t>
            </w:r>
          </w:p>
        </w:tc>
        <w:tc>
          <w:tcPr>
            <w:tcW w:w="1984" w:type="dxa"/>
            <w:vAlign w:val="center"/>
            <w:hideMark/>
          </w:tcPr>
          <w:p w14:paraId="11BDBB3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36C488D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C1B79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EAC9A0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tcPr>
          <w:p w14:paraId="146FFF5B" w14:textId="488F419C"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008D64E6" w14:textId="77777777" w:rsidTr="003D2AE5">
        <w:trPr>
          <w:trHeight w:val="20"/>
        </w:trPr>
        <w:tc>
          <w:tcPr>
            <w:tcW w:w="1413" w:type="dxa"/>
            <w:vMerge/>
            <w:vAlign w:val="center"/>
            <w:hideMark/>
          </w:tcPr>
          <w:p w14:paraId="010F260E" w14:textId="77777777" w:rsidR="00F5039F" w:rsidRPr="00700D6F" w:rsidRDefault="00F5039F" w:rsidP="00C639D6">
            <w:pPr>
              <w:jc w:val="center"/>
              <w:rPr>
                <w:rFonts w:ascii="Times New Roman" w:hAnsi="Times New Roman" w:cs="Times New Roman"/>
                <w:sz w:val="18"/>
                <w:szCs w:val="18"/>
              </w:rPr>
            </w:pPr>
          </w:p>
        </w:tc>
        <w:tc>
          <w:tcPr>
            <w:tcW w:w="1984" w:type="dxa"/>
            <w:vAlign w:val="center"/>
            <w:hideMark/>
          </w:tcPr>
          <w:p w14:paraId="3D33A6A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Align w:val="center"/>
            <w:hideMark/>
          </w:tcPr>
          <w:p w14:paraId="018C232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82DDBC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255FD4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tcPr>
          <w:p w14:paraId="0C2A7B5D" w14:textId="453C7413" w:rsidR="00F5039F" w:rsidRPr="00700D6F" w:rsidRDefault="00F5039F" w:rsidP="00C639D6">
            <w:pPr>
              <w:jc w:val="center"/>
              <w:rPr>
                <w:rFonts w:ascii="Times New Roman" w:hAnsi="Times New Roman" w:cs="Times New Roman"/>
                <w:sz w:val="18"/>
                <w:szCs w:val="18"/>
              </w:rPr>
            </w:pPr>
          </w:p>
        </w:tc>
      </w:tr>
      <w:tr w:rsidR="00F5039F" w:rsidRPr="00700D6F" w14:paraId="0E2BC1BE" w14:textId="77777777" w:rsidTr="003D2AE5">
        <w:trPr>
          <w:trHeight w:val="20"/>
        </w:trPr>
        <w:tc>
          <w:tcPr>
            <w:tcW w:w="1413" w:type="dxa"/>
            <w:vMerge w:val="restart"/>
            <w:noWrap/>
            <w:vAlign w:val="center"/>
            <w:hideMark/>
          </w:tcPr>
          <w:p w14:paraId="695048B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PTQ-2bO2</w:t>
            </w:r>
          </w:p>
        </w:tc>
        <w:tc>
          <w:tcPr>
            <w:tcW w:w="1984" w:type="dxa"/>
            <w:vMerge w:val="restart"/>
            <w:vAlign w:val="center"/>
            <w:hideMark/>
          </w:tcPr>
          <w:p w14:paraId="4803849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A02F12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DE9F32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323044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tcPr>
          <w:p w14:paraId="79F8B92D" w14:textId="74617264"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F5039F" w:rsidRPr="00700D6F" w14:paraId="3D0088E1" w14:textId="77777777" w:rsidTr="003D2AE5">
        <w:trPr>
          <w:trHeight w:val="20"/>
        </w:trPr>
        <w:tc>
          <w:tcPr>
            <w:tcW w:w="1413" w:type="dxa"/>
            <w:vMerge/>
            <w:vAlign w:val="center"/>
            <w:hideMark/>
          </w:tcPr>
          <w:p w14:paraId="037179CC"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35A28C1"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24DA3CF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50</w:t>
            </w:r>
          </w:p>
        </w:tc>
        <w:tc>
          <w:tcPr>
            <w:tcW w:w="1842" w:type="dxa"/>
            <w:noWrap/>
            <w:vAlign w:val="center"/>
            <w:hideMark/>
          </w:tcPr>
          <w:p w14:paraId="6360D8AB"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565004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3CC2624" w14:textId="137E0EAC" w:rsidR="00F5039F" w:rsidRPr="00700D6F" w:rsidRDefault="00F5039F" w:rsidP="00C639D6">
            <w:pPr>
              <w:jc w:val="center"/>
              <w:rPr>
                <w:rFonts w:ascii="Times New Roman" w:hAnsi="Times New Roman" w:cs="Times New Roman"/>
                <w:sz w:val="18"/>
                <w:szCs w:val="18"/>
              </w:rPr>
            </w:pPr>
          </w:p>
        </w:tc>
      </w:tr>
      <w:tr w:rsidR="00F5039F" w:rsidRPr="00700D6F" w14:paraId="55B97BE9" w14:textId="77777777" w:rsidTr="003D2AE5">
        <w:trPr>
          <w:trHeight w:val="20"/>
        </w:trPr>
        <w:tc>
          <w:tcPr>
            <w:tcW w:w="1413" w:type="dxa"/>
            <w:vMerge/>
            <w:vAlign w:val="center"/>
            <w:hideMark/>
          </w:tcPr>
          <w:p w14:paraId="2397D4C5"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12CA5D6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786E68CC"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B74A4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8A95C7D"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tcPr>
          <w:p w14:paraId="2ABBDDAA" w14:textId="7E4583FA" w:rsidR="00F5039F" w:rsidRPr="00700D6F" w:rsidRDefault="00F5039F" w:rsidP="00C639D6">
            <w:pPr>
              <w:jc w:val="center"/>
              <w:rPr>
                <w:rFonts w:ascii="Times New Roman" w:hAnsi="Times New Roman" w:cs="Times New Roman"/>
                <w:sz w:val="18"/>
                <w:szCs w:val="18"/>
              </w:rPr>
            </w:pPr>
          </w:p>
        </w:tc>
      </w:tr>
      <w:tr w:rsidR="00F5039F" w:rsidRPr="00700D6F" w14:paraId="2840011E" w14:textId="77777777" w:rsidTr="003D2AE5">
        <w:trPr>
          <w:trHeight w:val="20"/>
        </w:trPr>
        <w:tc>
          <w:tcPr>
            <w:tcW w:w="1413" w:type="dxa"/>
            <w:vMerge/>
            <w:vAlign w:val="center"/>
            <w:hideMark/>
          </w:tcPr>
          <w:p w14:paraId="16C5A4ED"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3754E5CD"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4F00AAC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67A5B006"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A5EB470"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0915D95A" w14:textId="2B0A8884" w:rsidR="00F5039F" w:rsidRPr="00700D6F" w:rsidRDefault="00F5039F" w:rsidP="00C639D6">
            <w:pPr>
              <w:jc w:val="center"/>
              <w:rPr>
                <w:rFonts w:ascii="Times New Roman" w:hAnsi="Times New Roman" w:cs="Times New Roman"/>
                <w:sz w:val="18"/>
                <w:szCs w:val="18"/>
              </w:rPr>
            </w:pPr>
          </w:p>
        </w:tc>
      </w:tr>
      <w:tr w:rsidR="00F5039F" w:rsidRPr="00700D6F" w14:paraId="23F9E85E" w14:textId="77777777" w:rsidTr="003D2AE5">
        <w:trPr>
          <w:trHeight w:val="20"/>
        </w:trPr>
        <w:tc>
          <w:tcPr>
            <w:tcW w:w="1413" w:type="dxa"/>
            <w:vMerge/>
            <w:vAlign w:val="center"/>
            <w:hideMark/>
          </w:tcPr>
          <w:p w14:paraId="18231A49" w14:textId="77777777" w:rsidR="00F5039F" w:rsidRPr="00700D6F" w:rsidRDefault="00F5039F" w:rsidP="00C639D6">
            <w:pPr>
              <w:jc w:val="center"/>
              <w:rPr>
                <w:rFonts w:ascii="Times New Roman" w:hAnsi="Times New Roman" w:cs="Times New Roman"/>
                <w:sz w:val="18"/>
                <w:szCs w:val="18"/>
              </w:rPr>
            </w:pPr>
          </w:p>
        </w:tc>
        <w:tc>
          <w:tcPr>
            <w:tcW w:w="1984" w:type="dxa"/>
            <w:vMerge w:val="restart"/>
            <w:vAlign w:val="center"/>
            <w:hideMark/>
          </w:tcPr>
          <w:p w14:paraId="15B41DF1"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39ED5B9A"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1DFED7F"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6A71712"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tcPr>
          <w:p w14:paraId="61E54A29" w14:textId="53FDCBEE" w:rsidR="00F5039F" w:rsidRPr="00700D6F" w:rsidRDefault="00F5039F" w:rsidP="00C639D6">
            <w:pPr>
              <w:jc w:val="center"/>
              <w:rPr>
                <w:rFonts w:ascii="Times New Roman" w:hAnsi="Times New Roman" w:cs="Times New Roman"/>
                <w:sz w:val="18"/>
                <w:szCs w:val="18"/>
              </w:rPr>
            </w:pPr>
          </w:p>
        </w:tc>
      </w:tr>
      <w:tr w:rsidR="00F5039F" w:rsidRPr="00700D6F" w14:paraId="3430FC6C" w14:textId="77777777" w:rsidTr="003D2AE5">
        <w:trPr>
          <w:trHeight w:val="20"/>
        </w:trPr>
        <w:tc>
          <w:tcPr>
            <w:tcW w:w="1413" w:type="dxa"/>
            <w:vMerge/>
            <w:vAlign w:val="center"/>
            <w:hideMark/>
          </w:tcPr>
          <w:p w14:paraId="480C3814" w14:textId="77777777" w:rsidR="00F5039F" w:rsidRPr="00700D6F" w:rsidRDefault="00F5039F" w:rsidP="00C639D6">
            <w:pPr>
              <w:jc w:val="center"/>
              <w:rPr>
                <w:rFonts w:ascii="Times New Roman" w:hAnsi="Times New Roman" w:cs="Times New Roman"/>
                <w:sz w:val="18"/>
                <w:szCs w:val="18"/>
              </w:rPr>
            </w:pPr>
          </w:p>
        </w:tc>
        <w:tc>
          <w:tcPr>
            <w:tcW w:w="1984" w:type="dxa"/>
            <w:vMerge/>
            <w:vAlign w:val="center"/>
            <w:hideMark/>
          </w:tcPr>
          <w:p w14:paraId="17D029D7" w14:textId="77777777" w:rsidR="00F5039F" w:rsidRPr="00700D6F" w:rsidRDefault="00F5039F" w:rsidP="00C639D6">
            <w:pPr>
              <w:jc w:val="center"/>
              <w:rPr>
                <w:rFonts w:ascii="Times New Roman" w:hAnsi="Times New Roman" w:cs="Times New Roman"/>
                <w:sz w:val="18"/>
                <w:szCs w:val="18"/>
              </w:rPr>
            </w:pPr>
          </w:p>
        </w:tc>
        <w:tc>
          <w:tcPr>
            <w:tcW w:w="993" w:type="dxa"/>
            <w:noWrap/>
            <w:vAlign w:val="center"/>
            <w:hideMark/>
          </w:tcPr>
          <w:p w14:paraId="27E1D707"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1E02EAAE"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0F1E575" w14:textId="77777777" w:rsidR="00F5039F" w:rsidRPr="00700D6F" w:rsidRDefault="00F5039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19C3E53A" w14:textId="78287379" w:rsidR="00F5039F" w:rsidRPr="00700D6F" w:rsidRDefault="00F5039F" w:rsidP="00C639D6">
            <w:pPr>
              <w:jc w:val="center"/>
              <w:rPr>
                <w:rFonts w:ascii="Times New Roman" w:hAnsi="Times New Roman" w:cs="Times New Roman"/>
                <w:sz w:val="18"/>
                <w:szCs w:val="18"/>
              </w:rPr>
            </w:pPr>
          </w:p>
        </w:tc>
      </w:tr>
      <w:tr w:rsidR="00700D6F" w:rsidRPr="00700D6F" w14:paraId="2A39EA42" w14:textId="77777777" w:rsidTr="003D2AE5">
        <w:trPr>
          <w:trHeight w:val="20"/>
        </w:trPr>
        <w:tc>
          <w:tcPr>
            <w:tcW w:w="1413" w:type="dxa"/>
            <w:vMerge/>
            <w:vAlign w:val="center"/>
            <w:hideMark/>
          </w:tcPr>
          <w:p w14:paraId="6B03DC20"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0E20ADC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6B7E3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78FD8D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547EE17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5FD7A62D" w14:textId="6FEA4A7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B082AFC" w14:textId="77777777" w:rsidTr="003D2AE5">
        <w:trPr>
          <w:trHeight w:val="20"/>
        </w:trPr>
        <w:tc>
          <w:tcPr>
            <w:tcW w:w="1413" w:type="dxa"/>
            <w:vMerge w:val="restart"/>
            <w:noWrap/>
            <w:vAlign w:val="center"/>
            <w:hideMark/>
          </w:tcPr>
          <w:p w14:paraId="4DACB52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PTQ-4bO2</w:t>
            </w:r>
          </w:p>
        </w:tc>
        <w:tc>
          <w:tcPr>
            <w:tcW w:w="1984" w:type="dxa"/>
            <w:vAlign w:val="center"/>
            <w:hideMark/>
          </w:tcPr>
          <w:p w14:paraId="75AE8C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44A79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82B227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29D6EF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Align w:val="center"/>
            <w:hideMark/>
          </w:tcPr>
          <w:p w14:paraId="30B7FBFA" w14:textId="0AFF7F4C"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37152C5D" w14:textId="77777777" w:rsidTr="003D2AE5">
        <w:trPr>
          <w:trHeight w:val="20"/>
        </w:trPr>
        <w:tc>
          <w:tcPr>
            <w:tcW w:w="1413" w:type="dxa"/>
            <w:vMerge/>
            <w:vAlign w:val="center"/>
            <w:hideMark/>
          </w:tcPr>
          <w:p w14:paraId="462C2B27"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278061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vAlign w:val="center"/>
            <w:hideMark/>
          </w:tcPr>
          <w:p w14:paraId="0317AF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3EBD26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vAlign w:val="center"/>
            <w:hideMark/>
          </w:tcPr>
          <w:p w14:paraId="79696C0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EED222" w14:textId="628634A4"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818A047" w14:textId="77777777" w:rsidTr="003D2AE5">
        <w:trPr>
          <w:trHeight w:val="20"/>
        </w:trPr>
        <w:tc>
          <w:tcPr>
            <w:tcW w:w="1413" w:type="dxa"/>
            <w:vMerge/>
            <w:vAlign w:val="center"/>
            <w:hideMark/>
          </w:tcPr>
          <w:p w14:paraId="22D43CA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328416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A6167ED" w14:textId="77777777" w:rsidR="00700D6F" w:rsidRPr="00700D6F" w:rsidRDefault="00700D6F" w:rsidP="00C639D6">
            <w:pPr>
              <w:jc w:val="center"/>
              <w:rPr>
                <w:rFonts w:ascii="Times New Roman" w:hAnsi="Times New Roman" w:cs="Times New Roman"/>
                <w:sz w:val="18"/>
                <w:szCs w:val="18"/>
              </w:rPr>
            </w:pPr>
          </w:p>
        </w:tc>
        <w:tc>
          <w:tcPr>
            <w:tcW w:w="1842" w:type="dxa"/>
            <w:vAlign w:val="center"/>
            <w:hideMark/>
          </w:tcPr>
          <w:p w14:paraId="05DCDD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vAlign w:val="center"/>
            <w:hideMark/>
          </w:tcPr>
          <w:p w14:paraId="0531AD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DB7074" w14:textId="77777777" w:rsidR="00700D6F" w:rsidRPr="00700D6F" w:rsidRDefault="00700D6F" w:rsidP="00C639D6">
            <w:pPr>
              <w:jc w:val="center"/>
              <w:rPr>
                <w:rFonts w:ascii="Times New Roman" w:hAnsi="Times New Roman" w:cs="Times New Roman"/>
                <w:sz w:val="18"/>
                <w:szCs w:val="18"/>
              </w:rPr>
            </w:pPr>
          </w:p>
        </w:tc>
      </w:tr>
      <w:tr w:rsidR="00700D6F" w:rsidRPr="00700D6F" w14:paraId="455AEA99" w14:textId="77777777" w:rsidTr="003D2AE5">
        <w:trPr>
          <w:trHeight w:val="20"/>
        </w:trPr>
        <w:tc>
          <w:tcPr>
            <w:tcW w:w="1413" w:type="dxa"/>
            <w:vMerge/>
            <w:vAlign w:val="center"/>
            <w:hideMark/>
          </w:tcPr>
          <w:p w14:paraId="1704E04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11C15B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D7A3A91" w14:textId="77777777" w:rsidR="00700D6F" w:rsidRPr="00700D6F" w:rsidRDefault="00700D6F" w:rsidP="00C639D6">
            <w:pPr>
              <w:jc w:val="center"/>
              <w:rPr>
                <w:rFonts w:ascii="Times New Roman" w:hAnsi="Times New Roman" w:cs="Times New Roman"/>
                <w:sz w:val="18"/>
                <w:szCs w:val="18"/>
              </w:rPr>
            </w:pPr>
          </w:p>
        </w:tc>
        <w:tc>
          <w:tcPr>
            <w:tcW w:w="1842" w:type="dxa"/>
            <w:vAlign w:val="center"/>
            <w:hideMark/>
          </w:tcPr>
          <w:p w14:paraId="752596C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3E1642C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32D199" w14:textId="77777777" w:rsidR="00700D6F" w:rsidRPr="00700D6F" w:rsidRDefault="00700D6F" w:rsidP="00C639D6">
            <w:pPr>
              <w:jc w:val="center"/>
              <w:rPr>
                <w:rFonts w:ascii="Times New Roman" w:hAnsi="Times New Roman" w:cs="Times New Roman"/>
                <w:sz w:val="18"/>
                <w:szCs w:val="18"/>
              </w:rPr>
            </w:pPr>
          </w:p>
        </w:tc>
      </w:tr>
      <w:tr w:rsidR="00700D6F" w:rsidRPr="00700D6F" w14:paraId="597C8A1B" w14:textId="77777777" w:rsidTr="003D2AE5">
        <w:trPr>
          <w:trHeight w:val="20"/>
        </w:trPr>
        <w:tc>
          <w:tcPr>
            <w:tcW w:w="1413" w:type="dxa"/>
            <w:vMerge/>
            <w:vAlign w:val="center"/>
            <w:hideMark/>
          </w:tcPr>
          <w:p w14:paraId="6E2C188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CB5DE6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8226D96" w14:textId="77777777" w:rsidR="00700D6F" w:rsidRPr="00700D6F" w:rsidRDefault="00700D6F" w:rsidP="00C639D6">
            <w:pPr>
              <w:jc w:val="center"/>
              <w:rPr>
                <w:rFonts w:ascii="Times New Roman" w:hAnsi="Times New Roman" w:cs="Times New Roman"/>
                <w:sz w:val="18"/>
                <w:szCs w:val="18"/>
              </w:rPr>
            </w:pPr>
          </w:p>
        </w:tc>
        <w:tc>
          <w:tcPr>
            <w:tcW w:w="1842" w:type="dxa"/>
            <w:vMerge w:val="restart"/>
            <w:vAlign w:val="center"/>
            <w:hideMark/>
          </w:tcPr>
          <w:p w14:paraId="3BD2EE9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vAlign w:val="center"/>
            <w:hideMark/>
          </w:tcPr>
          <w:p w14:paraId="2618855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BD699B6" w14:textId="77777777" w:rsidR="00700D6F" w:rsidRPr="00700D6F" w:rsidRDefault="00700D6F" w:rsidP="00C639D6">
            <w:pPr>
              <w:jc w:val="center"/>
              <w:rPr>
                <w:rFonts w:ascii="Times New Roman" w:hAnsi="Times New Roman" w:cs="Times New Roman"/>
                <w:sz w:val="18"/>
                <w:szCs w:val="18"/>
              </w:rPr>
            </w:pPr>
          </w:p>
        </w:tc>
      </w:tr>
      <w:tr w:rsidR="00700D6F" w:rsidRPr="00700D6F" w14:paraId="1CD67AF8" w14:textId="77777777" w:rsidTr="003D2AE5">
        <w:trPr>
          <w:trHeight w:val="20"/>
        </w:trPr>
        <w:tc>
          <w:tcPr>
            <w:tcW w:w="1413" w:type="dxa"/>
            <w:vMerge/>
            <w:vAlign w:val="center"/>
            <w:hideMark/>
          </w:tcPr>
          <w:p w14:paraId="1D055C1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1AA017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206434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54F3AE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B92A5E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AE12B1" w14:textId="77777777" w:rsidR="00700D6F" w:rsidRPr="00700D6F" w:rsidRDefault="00700D6F" w:rsidP="00C639D6">
            <w:pPr>
              <w:jc w:val="center"/>
              <w:rPr>
                <w:rFonts w:ascii="Times New Roman" w:hAnsi="Times New Roman" w:cs="Times New Roman"/>
                <w:sz w:val="18"/>
                <w:szCs w:val="18"/>
              </w:rPr>
            </w:pPr>
          </w:p>
        </w:tc>
      </w:tr>
      <w:tr w:rsidR="00700D6F" w:rsidRPr="00700D6F" w14:paraId="487133DB" w14:textId="77777777" w:rsidTr="003D2AE5">
        <w:trPr>
          <w:trHeight w:val="20"/>
        </w:trPr>
        <w:tc>
          <w:tcPr>
            <w:tcW w:w="1413" w:type="dxa"/>
            <w:vMerge/>
            <w:vAlign w:val="center"/>
            <w:hideMark/>
          </w:tcPr>
          <w:p w14:paraId="6574867C"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4258352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4CFC58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D1D6A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825A5B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vAlign w:val="center"/>
            <w:hideMark/>
          </w:tcPr>
          <w:p w14:paraId="64DC14D8" w14:textId="7587C3F4"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7AE3BCC7" w14:textId="77777777" w:rsidTr="003D2AE5">
        <w:trPr>
          <w:trHeight w:val="20"/>
        </w:trPr>
        <w:tc>
          <w:tcPr>
            <w:tcW w:w="1413" w:type="dxa"/>
            <w:vMerge/>
            <w:vAlign w:val="center"/>
            <w:hideMark/>
          </w:tcPr>
          <w:p w14:paraId="4013A1F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C38F1AB" w14:textId="77777777" w:rsidR="00700D6F" w:rsidRPr="00700D6F" w:rsidRDefault="00700D6F" w:rsidP="00C639D6">
            <w:pPr>
              <w:jc w:val="center"/>
              <w:rPr>
                <w:rFonts w:ascii="Times New Roman" w:hAnsi="Times New Roman" w:cs="Times New Roman"/>
                <w:sz w:val="18"/>
                <w:szCs w:val="18"/>
              </w:rPr>
            </w:pPr>
          </w:p>
        </w:tc>
        <w:tc>
          <w:tcPr>
            <w:tcW w:w="993" w:type="dxa"/>
            <w:vAlign w:val="center"/>
            <w:hideMark/>
          </w:tcPr>
          <w:p w14:paraId="3F9C19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62955C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70D74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F62127" w14:textId="77777777" w:rsidR="00700D6F" w:rsidRPr="00700D6F" w:rsidRDefault="00700D6F" w:rsidP="00C639D6">
            <w:pPr>
              <w:jc w:val="center"/>
              <w:rPr>
                <w:rFonts w:ascii="Times New Roman" w:hAnsi="Times New Roman" w:cs="Times New Roman"/>
                <w:sz w:val="18"/>
                <w:szCs w:val="18"/>
              </w:rPr>
            </w:pPr>
          </w:p>
        </w:tc>
      </w:tr>
      <w:tr w:rsidR="00700D6F" w:rsidRPr="00700D6F" w14:paraId="7AD33C74" w14:textId="77777777" w:rsidTr="003D2AE5">
        <w:trPr>
          <w:trHeight w:val="20"/>
        </w:trPr>
        <w:tc>
          <w:tcPr>
            <w:tcW w:w="1413" w:type="dxa"/>
            <w:vMerge/>
            <w:vAlign w:val="center"/>
            <w:hideMark/>
          </w:tcPr>
          <w:p w14:paraId="343EA4DF"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6247D4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 chlorobenzene + 30% Methanol</w:t>
            </w:r>
          </w:p>
        </w:tc>
        <w:tc>
          <w:tcPr>
            <w:tcW w:w="993" w:type="dxa"/>
            <w:vMerge w:val="restart"/>
            <w:noWrap/>
            <w:vAlign w:val="center"/>
            <w:hideMark/>
          </w:tcPr>
          <w:p w14:paraId="78B8DB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66DC020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40mgmL</w:t>
            </w:r>
          </w:p>
        </w:tc>
        <w:tc>
          <w:tcPr>
            <w:tcW w:w="851" w:type="dxa"/>
            <w:noWrap/>
            <w:vAlign w:val="center"/>
            <w:hideMark/>
          </w:tcPr>
          <w:p w14:paraId="21478CD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29E042C1" w14:textId="6EECED7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0C282476" w14:textId="77777777" w:rsidTr="003D2AE5">
        <w:trPr>
          <w:trHeight w:val="20"/>
        </w:trPr>
        <w:tc>
          <w:tcPr>
            <w:tcW w:w="1413" w:type="dxa"/>
            <w:vMerge/>
            <w:vAlign w:val="center"/>
            <w:hideMark/>
          </w:tcPr>
          <w:p w14:paraId="207964D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C1E2BD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C860AD0" w14:textId="77777777" w:rsidR="00700D6F" w:rsidRPr="00700D6F" w:rsidRDefault="00700D6F" w:rsidP="00C639D6">
            <w:pPr>
              <w:jc w:val="center"/>
              <w:rPr>
                <w:rFonts w:ascii="Times New Roman" w:hAnsi="Times New Roman" w:cs="Times New Roman"/>
                <w:sz w:val="18"/>
                <w:szCs w:val="18"/>
              </w:rPr>
            </w:pPr>
          </w:p>
        </w:tc>
        <w:tc>
          <w:tcPr>
            <w:tcW w:w="1842" w:type="dxa"/>
            <w:vAlign w:val="center"/>
            <w:hideMark/>
          </w:tcPr>
          <w:p w14:paraId="1D59B0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14DC5C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A91D1C1" w14:textId="380E4527" w:rsidR="00700D6F" w:rsidRPr="00700D6F" w:rsidRDefault="00700D6F" w:rsidP="00C639D6">
            <w:pPr>
              <w:jc w:val="center"/>
              <w:rPr>
                <w:rFonts w:ascii="Times New Roman" w:hAnsi="Times New Roman" w:cs="Times New Roman"/>
                <w:sz w:val="18"/>
                <w:szCs w:val="18"/>
              </w:rPr>
            </w:pPr>
          </w:p>
        </w:tc>
      </w:tr>
      <w:tr w:rsidR="00700D6F" w:rsidRPr="00700D6F" w14:paraId="6745B731" w14:textId="77777777" w:rsidTr="003D2AE5">
        <w:trPr>
          <w:trHeight w:val="20"/>
        </w:trPr>
        <w:tc>
          <w:tcPr>
            <w:tcW w:w="1413" w:type="dxa"/>
            <w:vMerge/>
            <w:vAlign w:val="center"/>
            <w:hideMark/>
          </w:tcPr>
          <w:p w14:paraId="017A432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A6E44F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359B5B8"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39D12E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BEC32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5C0FFA2" w14:textId="534A48BF" w:rsidR="00700D6F" w:rsidRPr="00700D6F" w:rsidRDefault="00700D6F" w:rsidP="00C639D6">
            <w:pPr>
              <w:jc w:val="center"/>
              <w:rPr>
                <w:rFonts w:ascii="Times New Roman" w:hAnsi="Times New Roman" w:cs="Times New Roman"/>
                <w:sz w:val="18"/>
                <w:szCs w:val="18"/>
              </w:rPr>
            </w:pPr>
          </w:p>
        </w:tc>
      </w:tr>
      <w:tr w:rsidR="00700D6F" w:rsidRPr="00700D6F" w14:paraId="5F2C83F5" w14:textId="77777777" w:rsidTr="003D2AE5">
        <w:trPr>
          <w:trHeight w:val="20"/>
        </w:trPr>
        <w:tc>
          <w:tcPr>
            <w:tcW w:w="1413" w:type="dxa"/>
            <w:vMerge/>
            <w:vAlign w:val="center"/>
            <w:hideMark/>
          </w:tcPr>
          <w:p w14:paraId="0BBAB1A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43E658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8CAC52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5FAA82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C1206D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F7F0C60" w14:textId="73042D80" w:rsidR="00700D6F" w:rsidRPr="00700D6F" w:rsidRDefault="00700D6F" w:rsidP="00C639D6">
            <w:pPr>
              <w:jc w:val="center"/>
              <w:rPr>
                <w:rFonts w:ascii="Times New Roman" w:hAnsi="Times New Roman" w:cs="Times New Roman"/>
                <w:sz w:val="18"/>
                <w:szCs w:val="18"/>
              </w:rPr>
            </w:pPr>
          </w:p>
        </w:tc>
      </w:tr>
      <w:tr w:rsidR="00700D6F" w:rsidRPr="00700D6F" w14:paraId="16E1790E" w14:textId="77777777" w:rsidTr="003D2AE5">
        <w:trPr>
          <w:trHeight w:val="20"/>
        </w:trPr>
        <w:tc>
          <w:tcPr>
            <w:tcW w:w="1413" w:type="dxa"/>
            <w:vMerge/>
            <w:vAlign w:val="center"/>
            <w:hideMark/>
          </w:tcPr>
          <w:p w14:paraId="2C8E6BC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EC8867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DDB0AF3"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73FDB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67C271B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0D58BEB" w14:textId="36E144F6" w:rsidR="00700D6F" w:rsidRPr="00700D6F" w:rsidRDefault="00700D6F" w:rsidP="00C639D6">
            <w:pPr>
              <w:jc w:val="center"/>
              <w:rPr>
                <w:rFonts w:ascii="Times New Roman" w:hAnsi="Times New Roman" w:cs="Times New Roman"/>
                <w:sz w:val="18"/>
                <w:szCs w:val="18"/>
              </w:rPr>
            </w:pPr>
          </w:p>
        </w:tc>
      </w:tr>
      <w:tr w:rsidR="00700D6F" w:rsidRPr="00700D6F" w14:paraId="2EFFF828" w14:textId="77777777" w:rsidTr="003D2AE5">
        <w:trPr>
          <w:trHeight w:val="20"/>
        </w:trPr>
        <w:tc>
          <w:tcPr>
            <w:tcW w:w="1413" w:type="dxa"/>
            <w:vMerge/>
            <w:vAlign w:val="center"/>
            <w:hideMark/>
          </w:tcPr>
          <w:p w14:paraId="5A467385"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5BCAA4C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 chlorobenzene + 70% Methanol</w:t>
            </w:r>
          </w:p>
        </w:tc>
        <w:tc>
          <w:tcPr>
            <w:tcW w:w="993" w:type="dxa"/>
            <w:noWrap/>
            <w:vAlign w:val="center"/>
            <w:hideMark/>
          </w:tcPr>
          <w:p w14:paraId="08217DD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7E505A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817D1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9A564FF" w14:textId="3D82BD4E" w:rsidR="00700D6F" w:rsidRPr="00700D6F" w:rsidRDefault="00700D6F" w:rsidP="00C639D6">
            <w:pPr>
              <w:jc w:val="center"/>
              <w:rPr>
                <w:rFonts w:ascii="Times New Roman" w:hAnsi="Times New Roman" w:cs="Times New Roman"/>
                <w:sz w:val="18"/>
                <w:szCs w:val="18"/>
              </w:rPr>
            </w:pPr>
          </w:p>
        </w:tc>
      </w:tr>
      <w:tr w:rsidR="00700D6F" w:rsidRPr="00700D6F" w14:paraId="5ABFDB61" w14:textId="77777777" w:rsidTr="003D2AE5">
        <w:trPr>
          <w:trHeight w:val="20"/>
        </w:trPr>
        <w:tc>
          <w:tcPr>
            <w:tcW w:w="1413" w:type="dxa"/>
            <w:vMerge w:val="restart"/>
            <w:noWrap/>
            <w:vAlign w:val="center"/>
            <w:hideMark/>
          </w:tcPr>
          <w:p w14:paraId="2152750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PTQ-6bO</w:t>
            </w:r>
          </w:p>
        </w:tc>
        <w:tc>
          <w:tcPr>
            <w:tcW w:w="1984" w:type="dxa"/>
            <w:vAlign w:val="center"/>
            <w:hideMark/>
          </w:tcPr>
          <w:p w14:paraId="736008D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Align w:val="center"/>
            <w:hideMark/>
          </w:tcPr>
          <w:p w14:paraId="463F4F7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5D910C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7366709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vAlign w:val="center"/>
            <w:hideMark/>
          </w:tcPr>
          <w:p w14:paraId="3805CEE1" w14:textId="33E00D6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675D2B54" w14:textId="77777777" w:rsidTr="003D2AE5">
        <w:trPr>
          <w:trHeight w:val="20"/>
        </w:trPr>
        <w:tc>
          <w:tcPr>
            <w:tcW w:w="1413" w:type="dxa"/>
            <w:vMerge/>
            <w:vAlign w:val="center"/>
            <w:hideMark/>
          </w:tcPr>
          <w:p w14:paraId="4F5FD6EE"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2AC5353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Align w:val="center"/>
            <w:hideMark/>
          </w:tcPr>
          <w:p w14:paraId="6A964C4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2F9117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481FDB9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21925A9" w14:textId="77777777" w:rsidR="00700D6F" w:rsidRPr="00700D6F" w:rsidRDefault="00700D6F" w:rsidP="00C639D6">
            <w:pPr>
              <w:jc w:val="center"/>
              <w:rPr>
                <w:rFonts w:ascii="Times New Roman" w:hAnsi="Times New Roman" w:cs="Times New Roman"/>
                <w:sz w:val="18"/>
                <w:szCs w:val="18"/>
              </w:rPr>
            </w:pPr>
          </w:p>
        </w:tc>
      </w:tr>
      <w:tr w:rsidR="00700D6F" w:rsidRPr="00700D6F" w14:paraId="29DBC3DA" w14:textId="77777777" w:rsidTr="003D2AE5">
        <w:trPr>
          <w:trHeight w:val="20"/>
        </w:trPr>
        <w:tc>
          <w:tcPr>
            <w:tcW w:w="1413" w:type="dxa"/>
            <w:vMerge/>
            <w:vAlign w:val="center"/>
            <w:hideMark/>
          </w:tcPr>
          <w:p w14:paraId="412878D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8B15BD3" w14:textId="77777777" w:rsidR="00700D6F" w:rsidRPr="00700D6F" w:rsidRDefault="00700D6F" w:rsidP="00C639D6">
            <w:pPr>
              <w:jc w:val="center"/>
              <w:rPr>
                <w:rFonts w:ascii="Times New Roman" w:hAnsi="Times New Roman" w:cs="Times New Roman"/>
                <w:sz w:val="18"/>
                <w:szCs w:val="18"/>
              </w:rPr>
            </w:pPr>
          </w:p>
        </w:tc>
        <w:tc>
          <w:tcPr>
            <w:tcW w:w="993" w:type="dxa"/>
            <w:vAlign w:val="center"/>
            <w:hideMark/>
          </w:tcPr>
          <w:p w14:paraId="571C879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7C899E5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468B5E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8935AD" w14:textId="77777777" w:rsidR="00700D6F" w:rsidRPr="00700D6F" w:rsidRDefault="00700D6F" w:rsidP="00C639D6">
            <w:pPr>
              <w:jc w:val="center"/>
              <w:rPr>
                <w:rFonts w:ascii="Times New Roman" w:hAnsi="Times New Roman" w:cs="Times New Roman"/>
                <w:sz w:val="18"/>
                <w:szCs w:val="18"/>
              </w:rPr>
            </w:pPr>
          </w:p>
        </w:tc>
      </w:tr>
      <w:tr w:rsidR="00700D6F" w:rsidRPr="00700D6F" w14:paraId="550D0D64" w14:textId="77777777" w:rsidTr="003D2AE5">
        <w:trPr>
          <w:trHeight w:val="20"/>
        </w:trPr>
        <w:tc>
          <w:tcPr>
            <w:tcW w:w="1413" w:type="dxa"/>
            <w:vMerge/>
            <w:vAlign w:val="center"/>
            <w:hideMark/>
          </w:tcPr>
          <w:p w14:paraId="55DE56AF"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4DB048B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7EE2B02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98DBFC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E034B3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255D44E2" w14:textId="77777777" w:rsidR="00700D6F" w:rsidRPr="00700D6F" w:rsidRDefault="00700D6F" w:rsidP="00C639D6">
            <w:pPr>
              <w:jc w:val="center"/>
              <w:rPr>
                <w:rFonts w:ascii="Times New Roman" w:hAnsi="Times New Roman" w:cs="Times New Roman"/>
                <w:sz w:val="18"/>
                <w:szCs w:val="18"/>
              </w:rPr>
            </w:pPr>
          </w:p>
        </w:tc>
      </w:tr>
      <w:tr w:rsidR="00700D6F" w:rsidRPr="00700D6F" w14:paraId="4EA21FB8" w14:textId="77777777" w:rsidTr="003D2AE5">
        <w:trPr>
          <w:trHeight w:val="20"/>
        </w:trPr>
        <w:tc>
          <w:tcPr>
            <w:tcW w:w="1413" w:type="dxa"/>
            <w:vMerge/>
            <w:vAlign w:val="center"/>
            <w:hideMark/>
          </w:tcPr>
          <w:p w14:paraId="32171E7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BF7A599" w14:textId="77777777" w:rsidR="00700D6F" w:rsidRPr="00700D6F" w:rsidRDefault="00700D6F" w:rsidP="00C639D6">
            <w:pPr>
              <w:jc w:val="center"/>
              <w:rPr>
                <w:rFonts w:ascii="Times New Roman" w:hAnsi="Times New Roman" w:cs="Times New Roman"/>
                <w:sz w:val="18"/>
                <w:szCs w:val="18"/>
              </w:rPr>
            </w:pPr>
          </w:p>
        </w:tc>
        <w:tc>
          <w:tcPr>
            <w:tcW w:w="993" w:type="dxa"/>
            <w:vAlign w:val="center"/>
            <w:hideMark/>
          </w:tcPr>
          <w:p w14:paraId="2698C2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w:t>
            </w:r>
          </w:p>
        </w:tc>
        <w:tc>
          <w:tcPr>
            <w:tcW w:w="1842" w:type="dxa"/>
            <w:vAlign w:val="center"/>
            <w:hideMark/>
          </w:tcPr>
          <w:p w14:paraId="4D6BE77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3F9AECE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787E5AE" w14:textId="77777777" w:rsidR="00700D6F" w:rsidRPr="00700D6F" w:rsidRDefault="00700D6F" w:rsidP="00C639D6">
            <w:pPr>
              <w:jc w:val="center"/>
              <w:rPr>
                <w:rFonts w:ascii="Times New Roman" w:hAnsi="Times New Roman" w:cs="Times New Roman"/>
                <w:sz w:val="18"/>
                <w:szCs w:val="18"/>
              </w:rPr>
            </w:pPr>
          </w:p>
        </w:tc>
      </w:tr>
      <w:tr w:rsidR="00700D6F" w:rsidRPr="00700D6F" w14:paraId="6147C49D" w14:textId="77777777" w:rsidTr="003D2AE5">
        <w:trPr>
          <w:trHeight w:val="20"/>
        </w:trPr>
        <w:tc>
          <w:tcPr>
            <w:tcW w:w="1413" w:type="dxa"/>
            <w:vMerge/>
            <w:vAlign w:val="center"/>
            <w:hideMark/>
          </w:tcPr>
          <w:p w14:paraId="088178F3"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6A09A5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Propylene Glycol Methyl Ether Acetate</w:t>
            </w:r>
          </w:p>
        </w:tc>
        <w:tc>
          <w:tcPr>
            <w:tcW w:w="993" w:type="dxa"/>
            <w:vAlign w:val="center"/>
            <w:hideMark/>
          </w:tcPr>
          <w:p w14:paraId="0F2A3A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20CA3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19F0D5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76EB499B" w14:textId="77777777" w:rsidR="00700D6F" w:rsidRPr="00700D6F" w:rsidRDefault="00700D6F" w:rsidP="00C639D6">
            <w:pPr>
              <w:jc w:val="center"/>
              <w:rPr>
                <w:rFonts w:ascii="Times New Roman" w:hAnsi="Times New Roman" w:cs="Times New Roman"/>
                <w:sz w:val="18"/>
                <w:szCs w:val="18"/>
              </w:rPr>
            </w:pPr>
          </w:p>
        </w:tc>
      </w:tr>
      <w:tr w:rsidR="00700D6F" w:rsidRPr="00700D6F" w14:paraId="16B9B6CF" w14:textId="77777777" w:rsidTr="003D2AE5">
        <w:trPr>
          <w:trHeight w:val="20"/>
        </w:trPr>
        <w:tc>
          <w:tcPr>
            <w:tcW w:w="1413" w:type="dxa"/>
            <w:vMerge/>
            <w:vAlign w:val="center"/>
            <w:hideMark/>
          </w:tcPr>
          <w:p w14:paraId="7BF08AA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603FBB0" w14:textId="77777777" w:rsidR="00700D6F" w:rsidRPr="00700D6F" w:rsidRDefault="00700D6F" w:rsidP="00C639D6">
            <w:pPr>
              <w:jc w:val="center"/>
              <w:rPr>
                <w:rFonts w:ascii="Times New Roman" w:hAnsi="Times New Roman" w:cs="Times New Roman"/>
                <w:sz w:val="18"/>
                <w:szCs w:val="18"/>
              </w:rPr>
            </w:pPr>
          </w:p>
        </w:tc>
        <w:tc>
          <w:tcPr>
            <w:tcW w:w="993" w:type="dxa"/>
            <w:vAlign w:val="center"/>
            <w:hideMark/>
          </w:tcPr>
          <w:p w14:paraId="71DB72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0ACADA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233C55D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4778CAA7" w14:textId="77777777" w:rsidR="00700D6F" w:rsidRPr="00700D6F" w:rsidRDefault="00700D6F" w:rsidP="00C639D6">
            <w:pPr>
              <w:jc w:val="center"/>
              <w:rPr>
                <w:rFonts w:ascii="Times New Roman" w:hAnsi="Times New Roman" w:cs="Times New Roman"/>
                <w:sz w:val="18"/>
                <w:szCs w:val="18"/>
              </w:rPr>
            </w:pPr>
          </w:p>
        </w:tc>
      </w:tr>
      <w:tr w:rsidR="00700D6F" w:rsidRPr="00700D6F" w14:paraId="6A259859" w14:textId="77777777" w:rsidTr="003D2AE5">
        <w:trPr>
          <w:trHeight w:val="20"/>
        </w:trPr>
        <w:tc>
          <w:tcPr>
            <w:tcW w:w="1413" w:type="dxa"/>
            <w:noWrap/>
            <w:vAlign w:val="center"/>
            <w:hideMark/>
          </w:tcPr>
          <w:p w14:paraId="35AE9D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PTQ-6O</w:t>
            </w:r>
          </w:p>
        </w:tc>
        <w:tc>
          <w:tcPr>
            <w:tcW w:w="1984" w:type="dxa"/>
            <w:noWrap/>
            <w:vAlign w:val="center"/>
            <w:hideMark/>
          </w:tcPr>
          <w:p w14:paraId="06CAC6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C329AA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62D64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10-300mgmL</w:t>
            </w:r>
          </w:p>
        </w:tc>
        <w:tc>
          <w:tcPr>
            <w:tcW w:w="851" w:type="dxa"/>
            <w:noWrap/>
            <w:vAlign w:val="center"/>
            <w:hideMark/>
          </w:tcPr>
          <w:p w14:paraId="66C40A3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6C555DA0" w14:textId="57CE6D1D"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8FD43F2" w14:textId="77777777" w:rsidTr="003D2AE5">
        <w:trPr>
          <w:trHeight w:val="20"/>
        </w:trPr>
        <w:tc>
          <w:tcPr>
            <w:tcW w:w="1413" w:type="dxa"/>
            <w:vMerge w:val="restart"/>
            <w:noWrap/>
            <w:vAlign w:val="center"/>
            <w:hideMark/>
          </w:tcPr>
          <w:p w14:paraId="5D414E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PTQ-6bO2</w:t>
            </w:r>
          </w:p>
        </w:tc>
        <w:tc>
          <w:tcPr>
            <w:tcW w:w="1984" w:type="dxa"/>
            <w:vMerge w:val="restart"/>
            <w:vAlign w:val="center"/>
            <w:hideMark/>
          </w:tcPr>
          <w:p w14:paraId="2D78ACE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vAlign w:val="center"/>
            <w:hideMark/>
          </w:tcPr>
          <w:p w14:paraId="098D9D4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18D8006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193D45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2808643" w14:textId="72D5CA5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1C5CA6BC" w14:textId="77777777" w:rsidTr="003D2AE5">
        <w:trPr>
          <w:trHeight w:val="20"/>
        </w:trPr>
        <w:tc>
          <w:tcPr>
            <w:tcW w:w="1413" w:type="dxa"/>
            <w:vMerge/>
            <w:vAlign w:val="center"/>
            <w:hideMark/>
          </w:tcPr>
          <w:p w14:paraId="1FAADEB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92FCDC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9F63252" w14:textId="77777777" w:rsidR="00700D6F" w:rsidRPr="00700D6F" w:rsidRDefault="00700D6F" w:rsidP="00C639D6">
            <w:pPr>
              <w:jc w:val="center"/>
              <w:rPr>
                <w:rFonts w:ascii="Times New Roman" w:hAnsi="Times New Roman" w:cs="Times New Roman"/>
                <w:sz w:val="18"/>
                <w:szCs w:val="18"/>
              </w:rPr>
            </w:pPr>
          </w:p>
        </w:tc>
        <w:tc>
          <w:tcPr>
            <w:tcW w:w="1842" w:type="dxa"/>
            <w:vAlign w:val="center"/>
            <w:hideMark/>
          </w:tcPr>
          <w:p w14:paraId="34F5445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04B7B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259AE99" w14:textId="77777777" w:rsidR="00700D6F" w:rsidRPr="00700D6F" w:rsidRDefault="00700D6F" w:rsidP="00C639D6">
            <w:pPr>
              <w:jc w:val="center"/>
              <w:rPr>
                <w:rFonts w:ascii="Times New Roman" w:hAnsi="Times New Roman" w:cs="Times New Roman"/>
                <w:sz w:val="18"/>
                <w:szCs w:val="18"/>
              </w:rPr>
            </w:pPr>
          </w:p>
        </w:tc>
      </w:tr>
      <w:tr w:rsidR="00700D6F" w:rsidRPr="00700D6F" w14:paraId="3FC414DE" w14:textId="77777777" w:rsidTr="003D2AE5">
        <w:trPr>
          <w:trHeight w:val="20"/>
        </w:trPr>
        <w:tc>
          <w:tcPr>
            <w:tcW w:w="1413" w:type="dxa"/>
            <w:vMerge/>
            <w:vAlign w:val="center"/>
            <w:hideMark/>
          </w:tcPr>
          <w:p w14:paraId="1135C1E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65CD9D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31DF0E9" w14:textId="77777777" w:rsidR="00700D6F" w:rsidRPr="00700D6F" w:rsidRDefault="00700D6F" w:rsidP="00C639D6">
            <w:pPr>
              <w:jc w:val="center"/>
              <w:rPr>
                <w:rFonts w:ascii="Times New Roman" w:hAnsi="Times New Roman" w:cs="Times New Roman"/>
                <w:sz w:val="18"/>
                <w:szCs w:val="18"/>
              </w:rPr>
            </w:pPr>
          </w:p>
        </w:tc>
        <w:tc>
          <w:tcPr>
            <w:tcW w:w="1842" w:type="dxa"/>
            <w:vMerge w:val="restart"/>
            <w:vAlign w:val="center"/>
            <w:hideMark/>
          </w:tcPr>
          <w:p w14:paraId="6EAFF26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250mgmL</w:t>
            </w:r>
          </w:p>
        </w:tc>
        <w:tc>
          <w:tcPr>
            <w:tcW w:w="851" w:type="dxa"/>
            <w:noWrap/>
            <w:vAlign w:val="center"/>
            <w:hideMark/>
          </w:tcPr>
          <w:p w14:paraId="6EF28E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C7EDC29" w14:textId="77777777" w:rsidR="00700D6F" w:rsidRPr="00700D6F" w:rsidRDefault="00700D6F" w:rsidP="00C639D6">
            <w:pPr>
              <w:jc w:val="center"/>
              <w:rPr>
                <w:rFonts w:ascii="Times New Roman" w:hAnsi="Times New Roman" w:cs="Times New Roman"/>
                <w:sz w:val="18"/>
                <w:szCs w:val="18"/>
              </w:rPr>
            </w:pPr>
          </w:p>
        </w:tc>
      </w:tr>
      <w:tr w:rsidR="00700D6F" w:rsidRPr="00700D6F" w14:paraId="69DAE915" w14:textId="77777777" w:rsidTr="003D2AE5">
        <w:trPr>
          <w:trHeight w:val="20"/>
        </w:trPr>
        <w:tc>
          <w:tcPr>
            <w:tcW w:w="1413" w:type="dxa"/>
            <w:vMerge/>
            <w:vAlign w:val="center"/>
            <w:hideMark/>
          </w:tcPr>
          <w:p w14:paraId="1314C6B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F1767B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F1C0A6"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87887D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300B77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00DB6D" w14:textId="77777777" w:rsidR="00700D6F" w:rsidRPr="00700D6F" w:rsidRDefault="00700D6F" w:rsidP="00C639D6">
            <w:pPr>
              <w:jc w:val="center"/>
              <w:rPr>
                <w:rFonts w:ascii="Times New Roman" w:hAnsi="Times New Roman" w:cs="Times New Roman"/>
                <w:sz w:val="18"/>
                <w:szCs w:val="18"/>
              </w:rPr>
            </w:pPr>
          </w:p>
        </w:tc>
      </w:tr>
      <w:tr w:rsidR="00700D6F" w:rsidRPr="00700D6F" w14:paraId="29FE84F2" w14:textId="77777777" w:rsidTr="003D2AE5">
        <w:trPr>
          <w:trHeight w:val="20"/>
        </w:trPr>
        <w:tc>
          <w:tcPr>
            <w:tcW w:w="1413" w:type="dxa"/>
            <w:vMerge/>
            <w:vAlign w:val="center"/>
            <w:hideMark/>
          </w:tcPr>
          <w:p w14:paraId="62CAF47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F113A4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2F53604" w14:textId="77777777" w:rsidR="00700D6F" w:rsidRPr="00700D6F" w:rsidRDefault="00700D6F" w:rsidP="00C639D6">
            <w:pPr>
              <w:jc w:val="center"/>
              <w:rPr>
                <w:rFonts w:ascii="Times New Roman" w:hAnsi="Times New Roman" w:cs="Times New Roman"/>
                <w:sz w:val="18"/>
                <w:szCs w:val="18"/>
              </w:rPr>
            </w:pPr>
          </w:p>
        </w:tc>
        <w:tc>
          <w:tcPr>
            <w:tcW w:w="1842" w:type="dxa"/>
            <w:vAlign w:val="center"/>
            <w:hideMark/>
          </w:tcPr>
          <w:p w14:paraId="442626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69437F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1F7666C" w14:textId="77777777" w:rsidR="00700D6F" w:rsidRPr="00700D6F" w:rsidRDefault="00700D6F" w:rsidP="00C639D6">
            <w:pPr>
              <w:jc w:val="center"/>
              <w:rPr>
                <w:rFonts w:ascii="Times New Roman" w:hAnsi="Times New Roman" w:cs="Times New Roman"/>
                <w:sz w:val="18"/>
                <w:szCs w:val="18"/>
              </w:rPr>
            </w:pPr>
          </w:p>
        </w:tc>
      </w:tr>
      <w:tr w:rsidR="00700D6F" w:rsidRPr="00700D6F" w14:paraId="7F18B4EE" w14:textId="77777777" w:rsidTr="003D2AE5">
        <w:trPr>
          <w:trHeight w:val="20"/>
        </w:trPr>
        <w:tc>
          <w:tcPr>
            <w:tcW w:w="1413" w:type="dxa"/>
            <w:noWrap/>
            <w:vAlign w:val="center"/>
            <w:hideMark/>
          </w:tcPr>
          <w:p w14:paraId="207103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N2200 - 3.6 k</w:t>
            </w:r>
          </w:p>
        </w:tc>
        <w:tc>
          <w:tcPr>
            <w:tcW w:w="1984" w:type="dxa"/>
            <w:noWrap/>
            <w:vAlign w:val="center"/>
            <w:hideMark/>
          </w:tcPr>
          <w:p w14:paraId="2AA48F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61E35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FF4ED6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244F2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47558001" w14:textId="61DA6B30"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F4F4915" w14:textId="77777777" w:rsidTr="003D2AE5">
        <w:trPr>
          <w:trHeight w:val="20"/>
        </w:trPr>
        <w:tc>
          <w:tcPr>
            <w:tcW w:w="1413" w:type="dxa"/>
            <w:vMerge w:val="restart"/>
            <w:noWrap/>
            <w:vAlign w:val="center"/>
            <w:hideMark/>
          </w:tcPr>
          <w:p w14:paraId="0656D8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N2200 - 5.7 k</w:t>
            </w:r>
          </w:p>
        </w:tc>
        <w:tc>
          <w:tcPr>
            <w:tcW w:w="1984" w:type="dxa"/>
            <w:noWrap/>
            <w:vAlign w:val="center"/>
            <w:hideMark/>
          </w:tcPr>
          <w:p w14:paraId="4CBF87F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AD1207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D8805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3BFE86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3DBB7AC9" w14:textId="2D6D654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1CA7BD7" w14:textId="77777777" w:rsidTr="003D2AE5">
        <w:trPr>
          <w:trHeight w:val="20"/>
        </w:trPr>
        <w:tc>
          <w:tcPr>
            <w:tcW w:w="1413" w:type="dxa"/>
            <w:vMerge/>
            <w:vAlign w:val="center"/>
            <w:hideMark/>
          </w:tcPr>
          <w:p w14:paraId="01F123AC"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AF2202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55C93C0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100B8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696AB4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03C593F5" w14:textId="3381674E"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7F4E10F" w14:textId="77777777" w:rsidTr="003D2AE5">
        <w:trPr>
          <w:trHeight w:val="20"/>
        </w:trPr>
        <w:tc>
          <w:tcPr>
            <w:tcW w:w="1413" w:type="dxa"/>
            <w:vMerge/>
            <w:vAlign w:val="center"/>
            <w:hideMark/>
          </w:tcPr>
          <w:p w14:paraId="24FC944B"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08D1D7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7550325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A89BF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F73EA2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02EDA62" w14:textId="1E27B20C" w:rsidR="00700D6F" w:rsidRPr="00700D6F" w:rsidRDefault="00700D6F" w:rsidP="00C639D6">
            <w:pPr>
              <w:jc w:val="center"/>
              <w:rPr>
                <w:rFonts w:ascii="Times New Roman" w:hAnsi="Times New Roman" w:cs="Times New Roman"/>
                <w:sz w:val="18"/>
                <w:szCs w:val="18"/>
              </w:rPr>
            </w:pPr>
          </w:p>
        </w:tc>
      </w:tr>
      <w:tr w:rsidR="00700D6F" w:rsidRPr="00700D6F" w14:paraId="416A14B8" w14:textId="77777777" w:rsidTr="003D2AE5">
        <w:trPr>
          <w:trHeight w:val="20"/>
        </w:trPr>
        <w:tc>
          <w:tcPr>
            <w:tcW w:w="1413" w:type="dxa"/>
            <w:vMerge w:val="restart"/>
            <w:noWrap/>
            <w:vAlign w:val="center"/>
            <w:hideMark/>
          </w:tcPr>
          <w:p w14:paraId="0AF8699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N2200 - 9.1 k</w:t>
            </w:r>
          </w:p>
        </w:tc>
        <w:tc>
          <w:tcPr>
            <w:tcW w:w="1984" w:type="dxa"/>
            <w:vMerge w:val="restart"/>
            <w:noWrap/>
            <w:vAlign w:val="center"/>
            <w:hideMark/>
          </w:tcPr>
          <w:p w14:paraId="76F78B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1A584A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5DE6D8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11DC29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51C7B89" w14:textId="72085C4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r w:rsidRPr="00700D6F">
              <w:rPr>
                <w:rFonts w:ascii="Times New Roman" w:hAnsi="Times New Roman" w:cs="Times New Roman"/>
                <w:sz w:val="18"/>
                <w:szCs w:val="18"/>
              </w:rPr>
              <w:t xml:space="preserve"> </w:t>
            </w:r>
            <w:r w:rsidRPr="00700D6F">
              <w:rPr>
                <w:rFonts w:ascii="Times New Roman" w:hAnsi="Times New Roman" w:cs="Times New Roman" w:hint="eastAsia"/>
                <w:sz w:val="18"/>
                <w:szCs w:val="18"/>
              </w:rPr>
              <w:t xml:space="preserve">+ </w:t>
            </w:r>
            <w:r w:rsidRPr="00700D6F">
              <w:rPr>
                <w:rFonts w:ascii="Times New Roman" w:hAnsi="Times New Roman" w:cs="Times New Roman"/>
                <w:sz w:val="18"/>
                <w:szCs w:val="18"/>
              </w:rPr>
              <w:t>DOI:10.1021/10.1021/jacs.5c07995</w:t>
            </w:r>
          </w:p>
        </w:tc>
      </w:tr>
      <w:tr w:rsidR="00700D6F" w:rsidRPr="00700D6F" w14:paraId="5D1BE90F" w14:textId="77777777" w:rsidTr="003D2AE5">
        <w:trPr>
          <w:trHeight w:val="20"/>
        </w:trPr>
        <w:tc>
          <w:tcPr>
            <w:tcW w:w="1413" w:type="dxa"/>
            <w:vMerge/>
            <w:vAlign w:val="center"/>
            <w:hideMark/>
          </w:tcPr>
          <w:p w14:paraId="0F14BBF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97BD2F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E5823B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65F1E3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A16EBA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663C737" w14:textId="24769A45" w:rsidR="00700D6F" w:rsidRPr="00700D6F" w:rsidRDefault="00700D6F" w:rsidP="00C639D6">
            <w:pPr>
              <w:jc w:val="center"/>
              <w:rPr>
                <w:rFonts w:ascii="Times New Roman" w:hAnsi="Times New Roman" w:cs="Times New Roman"/>
                <w:sz w:val="18"/>
                <w:szCs w:val="18"/>
              </w:rPr>
            </w:pPr>
          </w:p>
        </w:tc>
      </w:tr>
      <w:tr w:rsidR="00700D6F" w:rsidRPr="00700D6F" w14:paraId="59D2B119" w14:textId="77777777" w:rsidTr="003D2AE5">
        <w:trPr>
          <w:trHeight w:val="20"/>
        </w:trPr>
        <w:tc>
          <w:tcPr>
            <w:tcW w:w="1413" w:type="dxa"/>
            <w:vMerge/>
            <w:vAlign w:val="center"/>
            <w:hideMark/>
          </w:tcPr>
          <w:p w14:paraId="3C55563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0DA5A6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3CBA92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725987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85799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5A95CD5" w14:textId="539086B9" w:rsidR="00700D6F" w:rsidRPr="00700D6F" w:rsidRDefault="00700D6F" w:rsidP="00C639D6">
            <w:pPr>
              <w:jc w:val="center"/>
              <w:rPr>
                <w:rFonts w:ascii="Times New Roman" w:hAnsi="Times New Roman" w:cs="Times New Roman"/>
                <w:sz w:val="18"/>
                <w:szCs w:val="18"/>
              </w:rPr>
            </w:pPr>
          </w:p>
        </w:tc>
      </w:tr>
      <w:tr w:rsidR="00700D6F" w:rsidRPr="00700D6F" w14:paraId="75ABF20B" w14:textId="77777777" w:rsidTr="003D2AE5">
        <w:trPr>
          <w:trHeight w:val="20"/>
        </w:trPr>
        <w:tc>
          <w:tcPr>
            <w:tcW w:w="1413" w:type="dxa"/>
            <w:vMerge/>
            <w:vAlign w:val="center"/>
            <w:hideMark/>
          </w:tcPr>
          <w:p w14:paraId="0BF7DCD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EE00F1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4B057F7"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6C2B6F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9531B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FF2CE8" w14:textId="425241CB" w:rsidR="00700D6F" w:rsidRPr="00700D6F" w:rsidRDefault="00700D6F" w:rsidP="00C639D6">
            <w:pPr>
              <w:jc w:val="center"/>
              <w:rPr>
                <w:rFonts w:ascii="Times New Roman" w:hAnsi="Times New Roman" w:cs="Times New Roman"/>
                <w:sz w:val="18"/>
                <w:szCs w:val="18"/>
              </w:rPr>
            </w:pPr>
          </w:p>
        </w:tc>
      </w:tr>
      <w:tr w:rsidR="00700D6F" w:rsidRPr="00700D6F" w14:paraId="5C78FD85" w14:textId="77777777" w:rsidTr="003D2AE5">
        <w:trPr>
          <w:trHeight w:val="20"/>
        </w:trPr>
        <w:tc>
          <w:tcPr>
            <w:tcW w:w="1413" w:type="dxa"/>
            <w:vMerge/>
            <w:vAlign w:val="center"/>
            <w:hideMark/>
          </w:tcPr>
          <w:p w14:paraId="7C96AA3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B0D4E2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87D361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691FCF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9A2179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4FB620" w14:textId="7241564B" w:rsidR="00700D6F" w:rsidRPr="00700D6F" w:rsidRDefault="00700D6F" w:rsidP="00C639D6">
            <w:pPr>
              <w:jc w:val="center"/>
              <w:rPr>
                <w:rFonts w:ascii="Times New Roman" w:hAnsi="Times New Roman" w:cs="Times New Roman"/>
                <w:sz w:val="18"/>
                <w:szCs w:val="18"/>
              </w:rPr>
            </w:pPr>
          </w:p>
        </w:tc>
      </w:tr>
      <w:tr w:rsidR="00700D6F" w:rsidRPr="00700D6F" w14:paraId="43E736CD" w14:textId="77777777" w:rsidTr="003D2AE5">
        <w:trPr>
          <w:trHeight w:val="20"/>
        </w:trPr>
        <w:tc>
          <w:tcPr>
            <w:tcW w:w="1413" w:type="dxa"/>
            <w:vMerge/>
            <w:vAlign w:val="center"/>
            <w:hideMark/>
          </w:tcPr>
          <w:p w14:paraId="08D9EA8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B06526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C94C0DE"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1B7D10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3D9CA5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FF4D78B" w14:textId="4608E3AF" w:rsidR="00700D6F" w:rsidRPr="00700D6F" w:rsidRDefault="00700D6F" w:rsidP="00C639D6">
            <w:pPr>
              <w:jc w:val="center"/>
              <w:rPr>
                <w:rFonts w:ascii="Times New Roman" w:hAnsi="Times New Roman" w:cs="Times New Roman"/>
                <w:sz w:val="18"/>
                <w:szCs w:val="18"/>
              </w:rPr>
            </w:pPr>
          </w:p>
        </w:tc>
      </w:tr>
      <w:tr w:rsidR="00700D6F" w:rsidRPr="00700D6F" w14:paraId="16C4D1DC" w14:textId="77777777" w:rsidTr="003D2AE5">
        <w:trPr>
          <w:trHeight w:val="20"/>
        </w:trPr>
        <w:tc>
          <w:tcPr>
            <w:tcW w:w="1413" w:type="dxa"/>
            <w:vMerge/>
            <w:vAlign w:val="center"/>
            <w:hideMark/>
          </w:tcPr>
          <w:p w14:paraId="3E17693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32C0A8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B9D4CBC"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C95CB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99E43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B39F0FB" w14:textId="4ECC4EF5" w:rsidR="00700D6F" w:rsidRPr="00700D6F" w:rsidRDefault="00700D6F" w:rsidP="00C639D6">
            <w:pPr>
              <w:jc w:val="center"/>
              <w:rPr>
                <w:rFonts w:ascii="Times New Roman" w:hAnsi="Times New Roman" w:cs="Times New Roman"/>
                <w:sz w:val="18"/>
                <w:szCs w:val="18"/>
              </w:rPr>
            </w:pPr>
          </w:p>
        </w:tc>
      </w:tr>
      <w:tr w:rsidR="00700D6F" w:rsidRPr="00700D6F" w14:paraId="74B1955E" w14:textId="77777777" w:rsidTr="003D2AE5">
        <w:trPr>
          <w:trHeight w:val="20"/>
        </w:trPr>
        <w:tc>
          <w:tcPr>
            <w:tcW w:w="1413" w:type="dxa"/>
            <w:vMerge/>
            <w:vAlign w:val="center"/>
            <w:hideMark/>
          </w:tcPr>
          <w:p w14:paraId="5F5D791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FFA3E5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E358BA8"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73B8AE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24C250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2B30E8A" w14:textId="52ECC843" w:rsidR="00700D6F" w:rsidRPr="00700D6F" w:rsidRDefault="00700D6F" w:rsidP="00C639D6">
            <w:pPr>
              <w:jc w:val="center"/>
              <w:rPr>
                <w:rFonts w:ascii="Times New Roman" w:hAnsi="Times New Roman" w:cs="Times New Roman"/>
                <w:sz w:val="18"/>
                <w:szCs w:val="18"/>
              </w:rPr>
            </w:pPr>
          </w:p>
        </w:tc>
      </w:tr>
      <w:tr w:rsidR="00700D6F" w:rsidRPr="00700D6F" w14:paraId="0AFF5199" w14:textId="77777777" w:rsidTr="003D2AE5">
        <w:trPr>
          <w:trHeight w:val="20"/>
        </w:trPr>
        <w:tc>
          <w:tcPr>
            <w:tcW w:w="1413" w:type="dxa"/>
            <w:vMerge/>
            <w:vAlign w:val="center"/>
            <w:hideMark/>
          </w:tcPr>
          <w:p w14:paraId="5F45423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F097E4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A3E959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DFE221E"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96FA55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4461D6" w14:textId="7490261B" w:rsidR="00700D6F" w:rsidRPr="00700D6F" w:rsidRDefault="00700D6F" w:rsidP="00C639D6">
            <w:pPr>
              <w:jc w:val="center"/>
              <w:rPr>
                <w:rFonts w:ascii="Times New Roman" w:hAnsi="Times New Roman" w:cs="Times New Roman"/>
                <w:sz w:val="18"/>
                <w:szCs w:val="18"/>
              </w:rPr>
            </w:pPr>
          </w:p>
        </w:tc>
      </w:tr>
      <w:tr w:rsidR="00700D6F" w:rsidRPr="00700D6F" w14:paraId="0E46651A" w14:textId="77777777" w:rsidTr="003D2AE5">
        <w:trPr>
          <w:trHeight w:val="20"/>
        </w:trPr>
        <w:tc>
          <w:tcPr>
            <w:tcW w:w="1413" w:type="dxa"/>
            <w:vMerge/>
            <w:vAlign w:val="center"/>
            <w:hideMark/>
          </w:tcPr>
          <w:p w14:paraId="531890E0"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707ACE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263DC8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C0F59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3E350F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6E74AA2" w14:textId="03EDAE65" w:rsidR="00700D6F" w:rsidRPr="00700D6F" w:rsidRDefault="00700D6F" w:rsidP="00C639D6">
            <w:pPr>
              <w:jc w:val="center"/>
              <w:rPr>
                <w:rFonts w:ascii="Times New Roman" w:hAnsi="Times New Roman" w:cs="Times New Roman"/>
                <w:sz w:val="18"/>
                <w:szCs w:val="18"/>
              </w:rPr>
            </w:pPr>
          </w:p>
        </w:tc>
      </w:tr>
      <w:tr w:rsidR="00700D6F" w:rsidRPr="00700D6F" w14:paraId="32436E6F" w14:textId="77777777" w:rsidTr="003D2AE5">
        <w:trPr>
          <w:trHeight w:val="20"/>
        </w:trPr>
        <w:tc>
          <w:tcPr>
            <w:tcW w:w="1413" w:type="dxa"/>
            <w:vMerge/>
            <w:vAlign w:val="center"/>
            <w:hideMark/>
          </w:tcPr>
          <w:p w14:paraId="7291B26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A759C6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CFE728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87CDE6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96D710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9A56C31" w14:textId="03F2E65D" w:rsidR="00700D6F" w:rsidRPr="00700D6F" w:rsidRDefault="00700D6F" w:rsidP="00C639D6">
            <w:pPr>
              <w:jc w:val="center"/>
              <w:rPr>
                <w:rFonts w:ascii="Times New Roman" w:hAnsi="Times New Roman" w:cs="Times New Roman"/>
                <w:sz w:val="18"/>
                <w:szCs w:val="18"/>
              </w:rPr>
            </w:pPr>
          </w:p>
        </w:tc>
      </w:tr>
      <w:tr w:rsidR="00700D6F" w:rsidRPr="00700D6F" w14:paraId="1D9C93AA" w14:textId="77777777" w:rsidTr="003D2AE5">
        <w:trPr>
          <w:trHeight w:val="20"/>
        </w:trPr>
        <w:tc>
          <w:tcPr>
            <w:tcW w:w="1413" w:type="dxa"/>
            <w:vMerge/>
            <w:vAlign w:val="center"/>
            <w:hideMark/>
          </w:tcPr>
          <w:p w14:paraId="21D7DAC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0F153B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524A51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9DF0E1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D2C905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E95CC8" w14:textId="1A883C22" w:rsidR="00700D6F" w:rsidRPr="00700D6F" w:rsidRDefault="00700D6F" w:rsidP="00C639D6">
            <w:pPr>
              <w:jc w:val="center"/>
              <w:rPr>
                <w:rFonts w:ascii="Times New Roman" w:hAnsi="Times New Roman" w:cs="Times New Roman"/>
                <w:sz w:val="18"/>
                <w:szCs w:val="18"/>
              </w:rPr>
            </w:pPr>
          </w:p>
        </w:tc>
      </w:tr>
      <w:tr w:rsidR="00700D6F" w:rsidRPr="00700D6F" w14:paraId="5416A245" w14:textId="77777777" w:rsidTr="003D2AE5">
        <w:trPr>
          <w:trHeight w:val="20"/>
        </w:trPr>
        <w:tc>
          <w:tcPr>
            <w:tcW w:w="1413" w:type="dxa"/>
            <w:vMerge/>
            <w:vAlign w:val="center"/>
            <w:hideMark/>
          </w:tcPr>
          <w:p w14:paraId="2999C22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AB9A95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FA1FBF2"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544B33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63F5460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6BC5E06" w14:textId="5E411675" w:rsidR="00700D6F" w:rsidRPr="00700D6F" w:rsidRDefault="00700D6F" w:rsidP="00C639D6">
            <w:pPr>
              <w:jc w:val="center"/>
              <w:rPr>
                <w:rFonts w:ascii="Times New Roman" w:hAnsi="Times New Roman" w:cs="Times New Roman"/>
                <w:sz w:val="18"/>
                <w:szCs w:val="18"/>
              </w:rPr>
            </w:pPr>
          </w:p>
        </w:tc>
      </w:tr>
      <w:tr w:rsidR="00700D6F" w:rsidRPr="00700D6F" w14:paraId="64862EA0" w14:textId="77777777" w:rsidTr="003D2AE5">
        <w:trPr>
          <w:trHeight w:val="20"/>
        </w:trPr>
        <w:tc>
          <w:tcPr>
            <w:tcW w:w="1413" w:type="dxa"/>
            <w:vMerge/>
            <w:vAlign w:val="center"/>
            <w:hideMark/>
          </w:tcPr>
          <w:p w14:paraId="7C26E2F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ADD3C5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46010E6"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4750BD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953169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AF2902D" w14:textId="245A842C" w:rsidR="00700D6F" w:rsidRPr="00700D6F" w:rsidRDefault="00700D6F" w:rsidP="00C639D6">
            <w:pPr>
              <w:jc w:val="center"/>
              <w:rPr>
                <w:rFonts w:ascii="Times New Roman" w:hAnsi="Times New Roman" w:cs="Times New Roman"/>
                <w:sz w:val="18"/>
                <w:szCs w:val="18"/>
              </w:rPr>
            </w:pPr>
          </w:p>
        </w:tc>
      </w:tr>
      <w:tr w:rsidR="00700D6F" w:rsidRPr="00700D6F" w14:paraId="498C074C" w14:textId="77777777" w:rsidTr="003D2AE5">
        <w:trPr>
          <w:trHeight w:val="20"/>
        </w:trPr>
        <w:tc>
          <w:tcPr>
            <w:tcW w:w="1413" w:type="dxa"/>
            <w:vMerge/>
            <w:vAlign w:val="center"/>
            <w:hideMark/>
          </w:tcPr>
          <w:p w14:paraId="3E7C772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7F4921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C94BA7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0C35A9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1769B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D999ABF" w14:textId="0B46F658" w:rsidR="00700D6F" w:rsidRPr="00700D6F" w:rsidRDefault="00700D6F" w:rsidP="00C639D6">
            <w:pPr>
              <w:jc w:val="center"/>
              <w:rPr>
                <w:rFonts w:ascii="Times New Roman" w:hAnsi="Times New Roman" w:cs="Times New Roman"/>
                <w:sz w:val="18"/>
                <w:szCs w:val="18"/>
              </w:rPr>
            </w:pPr>
          </w:p>
        </w:tc>
      </w:tr>
      <w:tr w:rsidR="00700D6F" w:rsidRPr="00700D6F" w14:paraId="2C2985C5" w14:textId="77777777" w:rsidTr="003D2AE5">
        <w:trPr>
          <w:trHeight w:val="20"/>
        </w:trPr>
        <w:tc>
          <w:tcPr>
            <w:tcW w:w="1413" w:type="dxa"/>
            <w:vMerge/>
            <w:vAlign w:val="center"/>
            <w:hideMark/>
          </w:tcPr>
          <w:p w14:paraId="67B7572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F98A09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D554D4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C83161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BF2E3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B4E8C12" w14:textId="454DFEC3" w:rsidR="00700D6F" w:rsidRPr="00700D6F" w:rsidRDefault="00700D6F" w:rsidP="00C639D6">
            <w:pPr>
              <w:jc w:val="center"/>
              <w:rPr>
                <w:rFonts w:ascii="Times New Roman" w:hAnsi="Times New Roman" w:cs="Times New Roman"/>
                <w:sz w:val="18"/>
                <w:szCs w:val="18"/>
              </w:rPr>
            </w:pPr>
          </w:p>
        </w:tc>
      </w:tr>
      <w:tr w:rsidR="00700D6F" w:rsidRPr="00700D6F" w14:paraId="0B854401" w14:textId="77777777" w:rsidTr="003D2AE5">
        <w:trPr>
          <w:trHeight w:val="20"/>
        </w:trPr>
        <w:tc>
          <w:tcPr>
            <w:tcW w:w="1413" w:type="dxa"/>
            <w:vMerge/>
            <w:vAlign w:val="center"/>
            <w:hideMark/>
          </w:tcPr>
          <w:p w14:paraId="4D8E6F3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C4C8F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02FE63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8A093A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34CE07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17EC49" w14:textId="15424DBA" w:rsidR="00700D6F" w:rsidRPr="00700D6F" w:rsidRDefault="00700D6F" w:rsidP="00C639D6">
            <w:pPr>
              <w:jc w:val="center"/>
              <w:rPr>
                <w:rFonts w:ascii="Times New Roman" w:hAnsi="Times New Roman" w:cs="Times New Roman"/>
                <w:sz w:val="18"/>
                <w:szCs w:val="18"/>
              </w:rPr>
            </w:pPr>
          </w:p>
        </w:tc>
      </w:tr>
      <w:tr w:rsidR="00700D6F" w:rsidRPr="00700D6F" w14:paraId="51E8DB73" w14:textId="77777777" w:rsidTr="003D2AE5">
        <w:trPr>
          <w:trHeight w:val="20"/>
        </w:trPr>
        <w:tc>
          <w:tcPr>
            <w:tcW w:w="1413" w:type="dxa"/>
            <w:vMerge/>
            <w:vAlign w:val="center"/>
            <w:hideMark/>
          </w:tcPr>
          <w:p w14:paraId="02265FC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536292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9D62D7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89B0CB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F43A43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D3E085" w14:textId="349E4A38" w:rsidR="00700D6F" w:rsidRPr="00700D6F" w:rsidRDefault="00700D6F" w:rsidP="00C639D6">
            <w:pPr>
              <w:jc w:val="center"/>
              <w:rPr>
                <w:rFonts w:ascii="Times New Roman" w:hAnsi="Times New Roman" w:cs="Times New Roman"/>
                <w:sz w:val="18"/>
                <w:szCs w:val="18"/>
              </w:rPr>
            </w:pPr>
          </w:p>
        </w:tc>
      </w:tr>
      <w:tr w:rsidR="00700D6F" w:rsidRPr="00700D6F" w14:paraId="6924B113" w14:textId="77777777" w:rsidTr="003D2AE5">
        <w:trPr>
          <w:trHeight w:val="20"/>
        </w:trPr>
        <w:tc>
          <w:tcPr>
            <w:tcW w:w="1413" w:type="dxa"/>
            <w:vMerge/>
            <w:vAlign w:val="center"/>
            <w:hideMark/>
          </w:tcPr>
          <w:p w14:paraId="0C67FF6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CBE527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C6E413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CC9F98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B77BD8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8AF0C62" w14:textId="0AD74546" w:rsidR="00700D6F" w:rsidRPr="00700D6F" w:rsidRDefault="00700D6F" w:rsidP="00C639D6">
            <w:pPr>
              <w:jc w:val="center"/>
              <w:rPr>
                <w:rFonts w:ascii="Times New Roman" w:hAnsi="Times New Roman" w:cs="Times New Roman"/>
                <w:sz w:val="18"/>
                <w:szCs w:val="18"/>
              </w:rPr>
            </w:pPr>
          </w:p>
        </w:tc>
      </w:tr>
      <w:tr w:rsidR="00700D6F" w:rsidRPr="00700D6F" w14:paraId="00967136" w14:textId="77777777" w:rsidTr="003D2AE5">
        <w:trPr>
          <w:trHeight w:val="20"/>
        </w:trPr>
        <w:tc>
          <w:tcPr>
            <w:tcW w:w="1413" w:type="dxa"/>
            <w:vMerge/>
            <w:vAlign w:val="center"/>
            <w:hideMark/>
          </w:tcPr>
          <w:p w14:paraId="7BA1C13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77DE97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471702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EE7D1A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E61919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97EFF0F" w14:textId="3A662175" w:rsidR="00700D6F" w:rsidRPr="00700D6F" w:rsidRDefault="00700D6F" w:rsidP="00C639D6">
            <w:pPr>
              <w:jc w:val="center"/>
              <w:rPr>
                <w:rFonts w:ascii="Times New Roman" w:hAnsi="Times New Roman" w:cs="Times New Roman"/>
                <w:sz w:val="18"/>
                <w:szCs w:val="18"/>
              </w:rPr>
            </w:pPr>
          </w:p>
        </w:tc>
      </w:tr>
      <w:tr w:rsidR="00700D6F" w:rsidRPr="00700D6F" w14:paraId="65F0690D" w14:textId="77777777" w:rsidTr="003D2AE5">
        <w:trPr>
          <w:trHeight w:val="20"/>
        </w:trPr>
        <w:tc>
          <w:tcPr>
            <w:tcW w:w="1413" w:type="dxa"/>
            <w:vMerge/>
            <w:vAlign w:val="center"/>
            <w:hideMark/>
          </w:tcPr>
          <w:p w14:paraId="5F1AD91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406C35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280FEDB"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9BDE30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4BAC08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507BAA" w14:textId="7DA27E5C" w:rsidR="00700D6F" w:rsidRPr="00700D6F" w:rsidRDefault="00700D6F" w:rsidP="00C639D6">
            <w:pPr>
              <w:jc w:val="center"/>
              <w:rPr>
                <w:rFonts w:ascii="Times New Roman" w:hAnsi="Times New Roman" w:cs="Times New Roman"/>
                <w:sz w:val="18"/>
                <w:szCs w:val="18"/>
              </w:rPr>
            </w:pPr>
          </w:p>
        </w:tc>
      </w:tr>
      <w:tr w:rsidR="00700D6F" w:rsidRPr="00700D6F" w14:paraId="0127347B" w14:textId="77777777" w:rsidTr="003D2AE5">
        <w:trPr>
          <w:trHeight w:val="20"/>
        </w:trPr>
        <w:tc>
          <w:tcPr>
            <w:tcW w:w="1413" w:type="dxa"/>
            <w:vMerge/>
            <w:vAlign w:val="center"/>
            <w:hideMark/>
          </w:tcPr>
          <w:p w14:paraId="02313A8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59FB44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AD3A9B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5238D0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FE534E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02846EF" w14:textId="535CA24E" w:rsidR="00700D6F" w:rsidRPr="00700D6F" w:rsidRDefault="00700D6F" w:rsidP="00C639D6">
            <w:pPr>
              <w:jc w:val="center"/>
              <w:rPr>
                <w:rFonts w:ascii="Times New Roman" w:hAnsi="Times New Roman" w:cs="Times New Roman"/>
                <w:sz w:val="18"/>
                <w:szCs w:val="18"/>
              </w:rPr>
            </w:pPr>
          </w:p>
        </w:tc>
      </w:tr>
      <w:tr w:rsidR="00700D6F" w:rsidRPr="00700D6F" w14:paraId="5D1759FA" w14:textId="77777777" w:rsidTr="003D2AE5">
        <w:trPr>
          <w:trHeight w:val="20"/>
        </w:trPr>
        <w:tc>
          <w:tcPr>
            <w:tcW w:w="1413" w:type="dxa"/>
            <w:vMerge/>
            <w:vAlign w:val="center"/>
            <w:hideMark/>
          </w:tcPr>
          <w:p w14:paraId="3BE76A0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7DC7F1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105682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77A951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4B647C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6BBCBB2" w14:textId="0C227D75" w:rsidR="00700D6F" w:rsidRPr="00700D6F" w:rsidRDefault="00700D6F" w:rsidP="00C639D6">
            <w:pPr>
              <w:jc w:val="center"/>
              <w:rPr>
                <w:rFonts w:ascii="Times New Roman" w:hAnsi="Times New Roman" w:cs="Times New Roman"/>
                <w:sz w:val="18"/>
                <w:szCs w:val="18"/>
              </w:rPr>
            </w:pPr>
          </w:p>
        </w:tc>
      </w:tr>
      <w:tr w:rsidR="00700D6F" w:rsidRPr="00700D6F" w14:paraId="5711B2E8" w14:textId="77777777" w:rsidTr="003D2AE5">
        <w:trPr>
          <w:trHeight w:val="20"/>
        </w:trPr>
        <w:tc>
          <w:tcPr>
            <w:tcW w:w="1413" w:type="dxa"/>
            <w:vMerge/>
            <w:vAlign w:val="center"/>
            <w:hideMark/>
          </w:tcPr>
          <w:p w14:paraId="340B7FE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835B3C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F3DC4D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FB60C4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601F0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873A5B3" w14:textId="54B28B71" w:rsidR="00700D6F" w:rsidRPr="00700D6F" w:rsidRDefault="00700D6F" w:rsidP="00C639D6">
            <w:pPr>
              <w:jc w:val="center"/>
              <w:rPr>
                <w:rFonts w:ascii="Times New Roman" w:hAnsi="Times New Roman" w:cs="Times New Roman"/>
                <w:sz w:val="18"/>
                <w:szCs w:val="18"/>
              </w:rPr>
            </w:pPr>
          </w:p>
        </w:tc>
      </w:tr>
      <w:tr w:rsidR="00700D6F" w:rsidRPr="00700D6F" w14:paraId="3FAD50E9" w14:textId="77777777" w:rsidTr="003D2AE5">
        <w:trPr>
          <w:trHeight w:val="20"/>
        </w:trPr>
        <w:tc>
          <w:tcPr>
            <w:tcW w:w="1413" w:type="dxa"/>
            <w:vMerge/>
            <w:vAlign w:val="center"/>
            <w:hideMark/>
          </w:tcPr>
          <w:p w14:paraId="4AF21E7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587E2C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9137F1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BFFD2A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040173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7D334A5" w14:textId="77777777" w:rsidR="00700D6F" w:rsidRPr="00700D6F" w:rsidRDefault="00700D6F" w:rsidP="00C639D6">
            <w:pPr>
              <w:jc w:val="center"/>
              <w:rPr>
                <w:rFonts w:ascii="Times New Roman" w:hAnsi="Times New Roman" w:cs="Times New Roman"/>
                <w:sz w:val="18"/>
                <w:szCs w:val="18"/>
              </w:rPr>
            </w:pPr>
          </w:p>
        </w:tc>
      </w:tr>
      <w:tr w:rsidR="00700D6F" w:rsidRPr="00700D6F" w14:paraId="78A395B9" w14:textId="77777777" w:rsidTr="003D2AE5">
        <w:trPr>
          <w:trHeight w:val="20"/>
        </w:trPr>
        <w:tc>
          <w:tcPr>
            <w:tcW w:w="1413" w:type="dxa"/>
            <w:vMerge/>
            <w:vAlign w:val="center"/>
            <w:hideMark/>
          </w:tcPr>
          <w:p w14:paraId="344E1AE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36A39F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D3EF88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3D1ECB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77260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5BBB319" w14:textId="77777777" w:rsidR="00700D6F" w:rsidRPr="00700D6F" w:rsidRDefault="00700D6F" w:rsidP="00C639D6">
            <w:pPr>
              <w:jc w:val="center"/>
              <w:rPr>
                <w:rFonts w:ascii="Times New Roman" w:hAnsi="Times New Roman" w:cs="Times New Roman"/>
                <w:sz w:val="18"/>
                <w:szCs w:val="18"/>
              </w:rPr>
            </w:pPr>
          </w:p>
        </w:tc>
      </w:tr>
      <w:tr w:rsidR="00700D6F" w:rsidRPr="00700D6F" w14:paraId="26549E46" w14:textId="77777777" w:rsidTr="003D2AE5">
        <w:trPr>
          <w:trHeight w:val="20"/>
        </w:trPr>
        <w:tc>
          <w:tcPr>
            <w:tcW w:w="1413" w:type="dxa"/>
            <w:vMerge/>
            <w:vAlign w:val="center"/>
            <w:hideMark/>
          </w:tcPr>
          <w:p w14:paraId="2C02A90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D1A301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0B3494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90E224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E4695C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CD14392" w14:textId="77777777" w:rsidR="00700D6F" w:rsidRPr="00700D6F" w:rsidRDefault="00700D6F" w:rsidP="00C639D6">
            <w:pPr>
              <w:jc w:val="center"/>
              <w:rPr>
                <w:rFonts w:ascii="Times New Roman" w:hAnsi="Times New Roman" w:cs="Times New Roman"/>
                <w:sz w:val="18"/>
                <w:szCs w:val="18"/>
              </w:rPr>
            </w:pPr>
          </w:p>
        </w:tc>
      </w:tr>
      <w:tr w:rsidR="00700D6F" w:rsidRPr="00700D6F" w14:paraId="06CA15CA" w14:textId="77777777" w:rsidTr="003D2AE5">
        <w:trPr>
          <w:trHeight w:val="20"/>
        </w:trPr>
        <w:tc>
          <w:tcPr>
            <w:tcW w:w="1413" w:type="dxa"/>
            <w:vMerge/>
            <w:vAlign w:val="center"/>
            <w:hideMark/>
          </w:tcPr>
          <w:p w14:paraId="59A9533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FEAF75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420B16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543B27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122291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F6EBDA" w14:textId="77777777" w:rsidR="00700D6F" w:rsidRPr="00700D6F" w:rsidRDefault="00700D6F" w:rsidP="00C639D6">
            <w:pPr>
              <w:jc w:val="center"/>
              <w:rPr>
                <w:rFonts w:ascii="Times New Roman" w:hAnsi="Times New Roman" w:cs="Times New Roman"/>
                <w:sz w:val="18"/>
                <w:szCs w:val="18"/>
              </w:rPr>
            </w:pPr>
          </w:p>
        </w:tc>
      </w:tr>
      <w:tr w:rsidR="00700D6F" w:rsidRPr="00700D6F" w14:paraId="6F428EEC" w14:textId="77777777" w:rsidTr="003D2AE5">
        <w:trPr>
          <w:trHeight w:val="20"/>
        </w:trPr>
        <w:tc>
          <w:tcPr>
            <w:tcW w:w="1413" w:type="dxa"/>
            <w:vMerge/>
            <w:vAlign w:val="center"/>
            <w:hideMark/>
          </w:tcPr>
          <w:p w14:paraId="0D6ECB7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E7FFE6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F507AE8"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D87F1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358A3D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A21A912" w14:textId="77777777" w:rsidR="00700D6F" w:rsidRPr="00700D6F" w:rsidRDefault="00700D6F" w:rsidP="00C639D6">
            <w:pPr>
              <w:jc w:val="center"/>
              <w:rPr>
                <w:rFonts w:ascii="Times New Roman" w:hAnsi="Times New Roman" w:cs="Times New Roman"/>
                <w:sz w:val="18"/>
                <w:szCs w:val="18"/>
              </w:rPr>
            </w:pPr>
          </w:p>
        </w:tc>
      </w:tr>
      <w:tr w:rsidR="00700D6F" w:rsidRPr="00700D6F" w14:paraId="1A5C7C69" w14:textId="77777777" w:rsidTr="003D2AE5">
        <w:trPr>
          <w:trHeight w:val="20"/>
        </w:trPr>
        <w:tc>
          <w:tcPr>
            <w:tcW w:w="1413" w:type="dxa"/>
            <w:vMerge/>
            <w:vAlign w:val="center"/>
            <w:hideMark/>
          </w:tcPr>
          <w:p w14:paraId="1932355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6340E8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61E7AC2"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A5827E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30001C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9370E8E" w14:textId="77777777" w:rsidR="00700D6F" w:rsidRPr="00700D6F" w:rsidRDefault="00700D6F" w:rsidP="00C639D6">
            <w:pPr>
              <w:jc w:val="center"/>
              <w:rPr>
                <w:rFonts w:ascii="Times New Roman" w:hAnsi="Times New Roman" w:cs="Times New Roman"/>
                <w:sz w:val="18"/>
                <w:szCs w:val="18"/>
              </w:rPr>
            </w:pPr>
          </w:p>
        </w:tc>
      </w:tr>
      <w:tr w:rsidR="00700D6F" w:rsidRPr="00700D6F" w14:paraId="064EF55B" w14:textId="77777777" w:rsidTr="003D2AE5">
        <w:trPr>
          <w:trHeight w:val="20"/>
        </w:trPr>
        <w:tc>
          <w:tcPr>
            <w:tcW w:w="1413" w:type="dxa"/>
            <w:vMerge/>
            <w:vAlign w:val="center"/>
            <w:hideMark/>
          </w:tcPr>
          <w:p w14:paraId="2BA92E1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45A445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5FD37A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E4C6D9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514F99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7017BAF" w14:textId="77777777" w:rsidR="00700D6F" w:rsidRPr="00700D6F" w:rsidRDefault="00700D6F" w:rsidP="00C639D6">
            <w:pPr>
              <w:jc w:val="center"/>
              <w:rPr>
                <w:rFonts w:ascii="Times New Roman" w:hAnsi="Times New Roman" w:cs="Times New Roman"/>
                <w:sz w:val="18"/>
                <w:szCs w:val="18"/>
              </w:rPr>
            </w:pPr>
          </w:p>
        </w:tc>
      </w:tr>
      <w:tr w:rsidR="00700D6F" w:rsidRPr="00700D6F" w14:paraId="4543929C" w14:textId="77777777" w:rsidTr="003D2AE5">
        <w:trPr>
          <w:trHeight w:val="20"/>
        </w:trPr>
        <w:tc>
          <w:tcPr>
            <w:tcW w:w="1413" w:type="dxa"/>
            <w:vMerge/>
            <w:vAlign w:val="center"/>
            <w:hideMark/>
          </w:tcPr>
          <w:p w14:paraId="676FA7C4"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183F5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7E76AD2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9DD56B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2B5437B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6F43EFF" w14:textId="77558FD4"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0EC74588" w14:textId="77777777" w:rsidTr="003D2AE5">
        <w:trPr>
          <w:trHeight w:val="20"/>
        </w:trPr>
        <w:tc>
          <w:tcPr>
            <w:tcW w:w="1413" w:type="dxa"/>
            <w:vMerge/>
            <w:vAlign w:val="center"/>
            <w:hideMark/>
          </w:tcPr>
          <w:p w14:paraId="0D69487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B0E80B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66C7A6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AA12C7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433CA0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BB8FCEE" w14:textId="0E1FA043" w:rsidR="00700D6F" w:rsidRPr="00700D6F" w:rsidRDefault="00700D6F" w:rsidP="00C639D6">
            <w:pPr>
              <w:jc w:val="center"/>
              <w:rPr>
                <w:rFonts w:ascii="Times New Roman" w:hAnsi="Times New Roman" w:cs="Times New Roman"/>
                <w:sz w:val="18"/>
                <w:szCs w:val="18"/>
              </w:rPr>
            </w:pPr>
          </w:p>
        </w:tc>
      </w:tr>
      <w:tr w:rsidR="00700D6F" w:rsidRPr="00700D6F" w14:paraId="3C24D182" w14:textId="77777777" w:rsidTr="003D2AE5">
        <w:trPr>
          <w:trHeight w:val="20"/>
        </w:trPr>
        <w:tc>
          <w:tcPr>
            <w:tcW w:w="1413" w:type="dxa"/>
            <w:vMerge/>
            <w:vAlign w:val="center"/>
            <w:hideMark/>
          </w:tcPr>
          <w:p w14:paraId="142C2E4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DF84BA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97C560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1FC780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D963E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7B6AEF8" w14:textId="7A6637F8" w:rsidR="00700D6F" w:rsidRPr="00700D6F" w:rsidRDefault="00700D6F" w:rsidP="00C639D6">
            <w:pPr>
              <w:jc w:val="center"/>
              <w:rPr>
                <w:rFonts w:ascii="Times New Roman" w:hAnsi="Times New Roman" w:cs="Times New Roman"/>
                <w:sz w:val="18"/>
                <w:szCs w:val="18"/>
              </w:rPr>
            </w:pPr>
          </w:p>
        </w:tc>
      </w:tr>
      <w:tr w:rsidR="00700D6F" w:rsidRPr="00700D6F" w14:paraId="3105027C" w14:textId="77777777" w:rsidTr="003D2AE5">
        <w:trPr>
          <w:trHeight w:val="20"/>
        </w:trPr>
        <w:tc>
          <w:tcPr>
            <w:tcW w:w="1413" w:type="dxa"/>
            <w:vMerge/>
            <w:vAlign w:val="center"/>
            <w:hideMark/>
          </w:tcPr>
          <w:p w14:paraId="14F2824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67C4D3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9ABCB2A"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E9DF8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D4C81D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08DCEE9" w14:textId="59CE0718" w:rsidR="00700D6F" w:rsidRPr="00700D6F" w:rsidRDefault="00700D6F" w:rsidP="00C639D6">
            <w:pPr>
              <w:jc w:val="center"/>
              <w:rPr>
                <w:rFonts w:ascii="Times New Roman" w:hAnsi="Times New Roman" w:cs="Times New Roman"/>
                <w:sz w:val="18"/>
                <w:szCs w:val="18"/>
              </w:rPr>
            </w:pPr>
          </w:p>
        </w:tc>
      </w:tr>
      <w:tr w:rsidR="00700D6F" w:rsidRPr="00700D6F" w14:paraId="01E64CDB" w14:textId="77777777" w:rsidTr="003D2AE5">
        <w:trPr>
          <w:trHeight w:val="20"/>
        </w:trPr>
        <w:tc>
          <w:tcPr>
            <w:tcW w:w="1413" w:type="dxa"/>
            <w:vMerge/>
            <w:vAlign w:val="center"/>
            <w:hideMark/>
          </w:tcPr>
          <w:p w14:paraId="4C7EC7D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6C5384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70DE0D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A76EC5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F55E9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57DCBAA" w14:textId="3DCE52A1" w:rsidR="00700D6F" w:rsidRPr="00700D6F" w:rsidRDefault="00700D6F" w:rsidP="00C639D6">
            <w:pPr>
              <w:jc w:val="center"/>
              <w:rPr>
                <w:rFonts w:ascii="Times New Roman" w:hAnsi="Times New Roman" w:cs="Times New Roman"/>
                <w:sz w:val="18"/>
                <w:szCs w:val="18"/>
              </w:rPr>
            </w:pPr>
          </w:p>
        </w:tc>
      </w:tr>
      <w:tr w:rsidR="00700D6F" w:rsidRPr="00700D6F" w14:paraId="6D150D6B" w14:textId="77777777" w:rsidTr="003D2AE5">
        <w:trPr>
          <w:trHeight w:val="20"/>
        </w:trPr>
        <w:tc>
          <w:tcPr>
            <w:tcW w:w="1413" w:type="dxa"/>
            <w:vMerge/>
            <w:vAlign w:val="center"/>
            <w:hideMark/>
          </w:tcPr>
          <w:p w14:paraId="727FDC3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E31481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3A83151"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678AD6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EA1B62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4D5B0DD" w14:textId="785946D9" w:rsidR="00700D6F" w:rsidRPr="00700D6F" w:rsidRDefault="00700D6F" w:rsidP="00C639D6">
            <w:pPr>
              <w:jc w:val="center"/>
              <w:rPr>
                <w:rFonts w:ascii="Times New Roman" w:hAnsi="Times New Roman" w:cs="Times New Roman"/>
                <w:sz w:val="18"/>
                <w:szCs w:val="18"/>
              </w:rPr>
            </w:pPr>
          </w:p>
        </w:tc>
      </w:tr>
      <w:tr w:rsidR="00700D6F" w:rsidRPr="00700D6F" w14:paraId="0B01F3FF" w14:textId="77777777" w:rsidTr="003D2AE5">
        <w:trPr>
          <w:trHeight w:val="20"/>
        </w:trPr>
        <w:tc>
          <w:tcPr>
            <w:tcW w:w="1413" w:type="dxa"/>
            <w:vMerge/>
            <w:vAlign w:val="center"/>
            <w:hideMark/>
          </w:tcPr>
          <w:p w14:paraId="2499C11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991D4B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A9A5B41"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7EABA03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92EEC8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972FAE7" w14:textId="0CC447C4" w:rsidR="00700D6F" w:rsidRPr="00700D6F" w:rsidRDefault="00700D6F" w:rsidP="00C639D6">
            <w:pPr>
              <w:jc w:val="center"/>
              <w:rPr>
                <w:rFonts w:ascii="Times New Roman" w:hAnsi="Times New Roman" w:cs="Times New Roman"/>
                <w:sz w:val="18"/>
                <w:szCs w:val="18"/>
              </w:rPr>
            </w:pPr>
          </w:p>
        </w:tc>
      </w:tr>
      <w:tr w:rsidR="00700D6F" w:rsidRPr="00700D6F" w14:paraId="2CC5013A" w14:textId="77777777" w:rsidTr="003D2AE5">
        <w:trPr>
          <w:trHeight w:val="20"/>
        </w:trPr>
        <w:tc>
          <w:tcPr>
            <w:tcW w:w="1413" w:type="dxa"/>
            <w:vMerge/>
            <w:vAlign w:val="center"/>
            <w:hideMark/>
          </w:tcPr>
          <w:p w14:paraId="6F06E28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62CB42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C07F9B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9028D5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1F5D3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ED7630D" w14:textId="1DB4CFA4" w:rsidR="00700D6F" w:rsidRPr="00700D6F" w:rsidRDefault="00700D6F" w:rsidP="00C639D6">
            <w:pPr>
              <w:jc w:val="center"/>
              <w:rPr>
                <w:rFonts w:ascii="Times New Roman" w:hAnsi="Times New Roman" w:cs="Times New Roman"/>
                <w:sz w:val="18"/>
                <w:szCs w:val="18"/>
              </w:rPr>
            </w:pPr>
          </w:p>
        </w:tc>
      </w:tr>
      <w:tr w:rsidR="00700D6F" w:rsidRPr="00700D6F" w14:paraId="3AB1120A" w14:textId="77777777" w:rsidTr="003D2AE5">
        <w:trPr>
          <w:trHeight w:val="20"/>
        </w:trPr>
        <w:tc>
          <w:tcPr>
            <w:tcW w:w="1413" w:type="dxa"/>
            <w:vMerge/>
            <w:vAlign w:val="center"/>
            <w:hideMark/>
          </w:tcPr>
          <w:p w14:paraId="796B840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CB4D41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0393E3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F147EE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054285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6D8FCF6" w14:textId="7CBBDC2E" w:rsidR="00700D6F" w:rsidRPr="00700D6F" w:rsidRDefault="00700D6F" w:rsidP="00C639D6">
            <w:pPr>
              <w:jc w:val="center"/>
              <w:rPr>
                <w:rFonts w:ascii="Times New Roman" w:hAnsi="Times New Roman" w:cs="Times New Roman"/>
                <w:sz w:val="18"/>
                <w:szCs w:val="18"/>
              </w:rPr>
            </w:pPr>
          </w:p>
        </w:tc>
      </w:tr>
      <w:tr w:rsidR="00700D6F" w:rsidRPr="00700D6F" w14:paraId="3061DE38" w14:textId="77777777" w:rsidTr="003D2AE5">
        <w:trPr>
          <w:trHeight w:val="20"/>
        </w:trPr>
        <w:tc>
          <w:tcPr>
            <w:tcW w:w="1413" w:type="dxa"/>
            <w:vMerge/>
            <w:vAlign w:val="center"/>
            <w:hideMark/>
          </w:tcPr>
          <w:p w14:paraId="4B94E4E2"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2A1D841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Merge w:val="restart"/>
            <w:noWrap/>
            <w:vAlign w:val="center"/>
            <w:hideMark/>
          </w:tcPr>
          <w:p w14:paraId="49609BC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A45EB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76B5A0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A580DF1" w14:textId="56648FB4" w:rsidR="00700D6F" w:rsidRPr="00700D6F" w:rsidRDefault="00700D6F" w:rsidP="00C639D6">
            <w:pPr>
              <w:jc w:val="center"/>
              <w:rPr>
                <w:rFonts w:ascii="Times New Roman" w:hAnsi="Times New Roman" w:cs="Times New Roman"/>
                <w:sz w:val="18"/>
                <w:szCs w:val="18"/>
              </w:rPr>
            </w:pPr>
          </w:p>
        </w:tc>
      </w:tr>
      <w:tr w:rsidR="00700D6F" w:rsidRPr="00700D6F" w14:paraId="6A15B1F9" w14:textId="77777777" w:rsidTr="003D2AE5">
        <w:trPr>
          <w:trHeight w:val="20"/>
        </w:trPr>
        <w:tc>
          <w:tcPr>
            <w:tcW w:w="1413" w:type="dxa"/>
            <w:vMerge/>
            <w:vAlign w:val="center"/>
            <w:hideMark/>
          </w:tcPr>
          <w:p w14:paraId="789FF20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B1545D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A26469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96DF84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AD9855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063F7C67" w14:textId="50A084B5" w:rsidR="00700D6F" w:rsidRPr="00700D6F" w:rsidRDefault="00700D6F" w:rsidP="00C639D6">
            <w:pPr>
              <w:jc w:val="center"/>
              <w:rPr>
                <w:rFonts w:ascii="Times New Roman" w:hAnsi="Times New Roman" w:cs="Times New Roman"/>
                <w:sz w:val="18"/>
                <w:szCs w:val="18"/>
              </w:rPr>
            </w:pPr>
          </w:p>
        </w:tc>
      </w:tr>
      <w:tr w:rsidR="00700D6F" w:rsidRPr="00700D6F" w14:paraId="6BEA7B7D" w14:textId="77777777" w:rsidTr="003D2AE5">
        <w:trPr>
          <w:trHeight w:val="20"/>
        </w:trPr>
        <w:tc>
          <w:tcPr>
            <w:tcW w:w="1413" w:type="dxa"/>
            <w:vMerge/>
            <w:vAlign w:val="center"/>
            <w:hideMark/>
          </w:tcPr>
          <w:p w14:paraId="5086BF2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C5F81F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70AFD22"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B9DF7F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63E86C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B5C196B" w14:textId="466E991A" w:rsidR="00700D6F" w:rsidRPr="00700D6F" w:rsidRDefault="00700D6F" w:rsidP="00C639D6">
            <w:pPr>
              <w:jc w:val="center"/>
              <w:rPr>
                <w:rFonts w:ascii="Times New Roman" w:hAnsi="Times New Roman" w:cs="Times New Roman"/>
                <w:sz w:val="18"/>
                <w:szCs w:val="18"/>
              </w:rPr>
            </w:pPr>
          </w:p>
        </w:tc>
      </w:tr>
      <w:tr w:rsidR="00700D6F" w:rsidRPr="00700D6F" w14:paraId="6B04803F" w14:textId="77777777" w:rsidTr="003D2AE5">
        <w:trPr>
          <w:trHeight w:val="20"/>
        </w:trPr>
        <w:tc>
          <w:tcPr>
            <w:tcW w:w="1413" w:type="dxa"/>
            <w:vMerge/>
            <w:vAlign w:val="center"/>
            <w:hideMark/>
          </w:tcPr>
          <w:p w14:paraId="48317C8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D838A4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A5DB9D0"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68AE347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E203D4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8D17BE" w14:textId="464C290A" w:rsidR="00700D6F" w:rsidRPr="00700D6F" w:rsidRDefault="00700D6F" w:rsidP="00C639D6">
            <w:pPr>
              <w:jc w:val="center"/>
              <w:rPr>
                <w:rFonts w:ascii="Times New Roman" w:hAnsi="Times New Roman" w:cs="Times New Roman"/>
                <w:sz w:val="18"/>
                <w:szCs w:val="18"/>
              </w:rPr>
            </w:pPr>
          </w:p>
        </w:tc>
      </w:tr>
      <w:tr w:rsidR="00700D6F" w:rsidRPr="00700D6F" w14:paraId="0ADA72F0" w14:textId="77777777" w:rsidTr="003D2AE5">
        <w:trPr>
          <w:trHeight w:val="20"/>
        </w:trPr>
        <w:tc>
          <w:tcPr>
            <w:tcW w:w="1413" w:type="dxa"/>
            <w:vMerge/>
            <w:vAlign w:val="center"/>
            <w:hideMark/>
          </w:tcPr>
          <w:p w14:paraId="1E6DA37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F24F65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80AD62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2C63D5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A2CA5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F79C76" w14:textId="60DE18D5" w:rsidR="00700D6F" w:rsidRPr="00700D6F" w:rsidRDefault="00700D6F" w:rsidP="00C639D6">
            <w:pPr>
              <w:jc w:val="center"/>
              <w:rPr>
                <w:rFonts w:ascii="Times New Roman" w:hAnsi="Times New Roman" w:cs="Times New Roman"/>
                <w:sz w:val="18"/>
                <w:szCs w:val="18"/>
              </w:rPr>
            </w:pPr>
          </w:p>
        </w:tc>
      </w:tr>
      <w:tr w:rsidR="00700D6F" w:rsidRPr="00700D6F" w14:paraId="36DB84CB" w14:textId="77777777" w:rsidTr="003D2AE5">
        <w:trPr>
          <w:trHeight w:val="20"/>
        </w:trPr>
        <w:tc>
          <w:tcPr>
            <w:tcW w:w="1413" w:type="dxa"/>
            <w:vMerge/>
            <w:vAlign w:val="center"/>
            <w:hideMark/>
          </w:tcPr>
          <w:p w14:paraId="0FCBC34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70F2A1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BCDE5F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4FCA82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BCC7F9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DEBD41F" w14:textId="796CD43E" w:rsidR="00700D6F" w:rsidRPr="00700D6F" w:rsidRDefault="00700D6F" w:rsidP="00C639D6">
            <w:pPr>
              <w:jc w:val="center"/>
              <w:rPr>
                <w:rFonts w:ascii="Times New Roman" w:hAnsi="Times New Roman" w:cs="Times New Roman"/>
                <w:sz w:val="18"/>
                <w:szCs w:val="18"/>
              </w:rPr>
            </w:pPr>
          </w:p>
        </w:tc>
      </w:tr>
      <w:tr w:rsidR="00700D6F" w:rsidRPr="00700D6F" w14:paraId="09181138" w14:textId="77777777" w:rsidTr="003D2AE5">
        <w:trPr>
          <w:trHeight w:val="20"/>
        </w:trPr>
        <w:tc>
          <w:tcPr>
            <w:tcW w:w="1413" w:type="dxa"/>
            <w:vMerge/>
            <w:vAlign w:val="center"/>
            <w:hideMark/>
          </w:tcPr>
          <w:p w14:paraId="04134AB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326E5B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6485C87"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1126B0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A9FD5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74D4CF" w14:textId="3356A480" w:rsidR="00700D6F" w:rsidRPr="00700D6F" w:rsidRDefault="00700D6F" w:rsidP="00C639D6">
            <w:pPr>
              <w:jc w:val="center"/>
              <w:rPr>
                <w:rFonts w:ascii="Times New Roman" w:hAnsi="Times New Roman" w:cs="Times New Roman"/>
                <w:sz w:val="18"/>
                <w:szCs w:val="18"/>
              </w:rPr>
            </w:pPr>
          </w:p>
        </w:tc>
      </w:tr>
      <w:tr w:rsidR="00700D6F" w:rsidRPr="00700D6F" w14:paraId="3C84798E" w14:textId="77777777" w:rsidTr="003D2AE5">
        <w:trPr>
          <w:trHeight w:val="20"/>
        </w:trPr>
        <w:tc>
          <w:tcPr>
            <w:tcW w:w="1413" w:type="dxa"/>
            <w:vMerge/>
            <w:vAlign w:val="center"/>
            <w:hideMark/>
          </w:tcPr>
          <w:p w14:paraId="2A08659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F2E384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B32079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95AC34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A01C82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490914" w14:textId="17E51903" w:rsidR="00700D6F" w:rsidRPr="00700D6F" w:rsidRDefault="00700D6F" w:rsidP="00C639D6">
            <w:pPr>
              <w:jc w:val="center"/>
              <w:rPr>
                <w:rFonts w:ascii="Times New Roman" w:hAnsi="Times New Roman" w:cs="Times New Roman"/>
                <w:sz w:val="18"/>
                <w:szCs w:val="18"/>
              </w:rPr>
            </w:pPr>
          </w:p>
        </w:tc>
      </w:tr>
      <w:tr w:rsidR="00700D6F" w:rsidRPr="00700D6F" w14:paraId="0B061494" w14:textId="77777777" w:rsidTr="003D2AE5">
        <w:trPr>
          <w:trHeight w:val="20"/>
        </w:trPr>
        <w:tc>
          <w:tcPr>
            <w:tcW w:w="1413" w:type="dxa"/>
            <w:vMerge/>
            <w:vAlign w:val="center"/>
            <w:hideMark/>
          </w:tcPr>
          <w:p w14:paraId="1DB31CF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B69EF7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A147EA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F4A843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8BFCFE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90D5AA0" w14:textId="40B6C2C1" w:rsidR="00700D6F" w:rsidRPr="00700D6F" w:rsidRDefault="00700D6F" w:rsidP="00C639D6">
            <w:pPr>
              <w:jc w:val="center"/>
              <w:rPr>
                <w:rFonts w:ascii="Times New Roman" w:hAnsi="Times New Roman" w:cs="Times New Roman"/>
                <w:sz w:val="18"/>
                <w:szCs w:val="18"/>
              </w:rPr>
            </w:pPr>
          </w:p>
        </w:tc>
      </w:tr>
      <w:tr w:rsidR="00700D6F" w:rsidRPr="00700D6F" w14:paraId="240FE18E" w14:textId="77777777" w:rsidTr="003D2AE5">
        <w:trPr>
          <w:trHeight w:val="20"/>
        </w:trPr>
        <w:tc>
          <w:tcPr>
            <w:tcW w:w="1413" w:type="dxa"/>
            <w:vMerge/>
            <w:vAlign w:val="center"/>
            <w:hideMark/>
          </w:tcPr>
          <w:p w14:paraId="3480AF65"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7D588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vMerge w:val="restart"/>
            <w:noWrap/>
            <w:vAlign w:val="center"/>
            <w:hideMark/>
          </w:tcPr>
          <w:p w14:paraId="65DF295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D42D35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7B2826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ED92814" w14:textId="7671FDCB" w:rsidR="00700D6F" w:rsidRPr="00700D6F" w:rsidRDefault="00700D6F" w:rsidP="00C639D6">
            <w:pPr>
              <w:jc w:val="center"/>
              <w:rPr>
                <w:rFonts w:ascii="Times New Roman" w:hAnsi="Times New Roman" w:cs="Times New Roman"/>
                <w:sz w:val="18"/>
                <w:szCs w:val="18"/>
              </w:rPr>
            </w:pPr>
          </w:p>
        </w:tc>
      </w:tr>
      <w:tr w:rsidR="00700D6F" w:rsidRPr="00700D6F" w14:paraId="3A10B56B" w14:textId="77777777" w:rsidTr="003D2AE5">
        <w:trPr>
          <w:trHeight w:val="20"/>
        </w:trPr>
        <w:tc>
          <w:tcPr>
            <w:tcW w:w="1413" w:type="dxa"/>
            <w:vMerge/>
            <w:vAlign w:val="center"/>
            <w:hideMark/>
          </w:tcPr>
          <w:p w14:paraId="6FC44FD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93863A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35377B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425CD2E"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93D1BA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DC96441" w14:textId="7C7E9113" w:rsidR="00700D6F" w:rsidRPr="00700D6F" w:rsidRDefault="00700D6F" w:rsidP="00C639D6">
            <w:pPr>
              <w:jc w:val="center"/>
              <w:rPr>
                <w:rFonts w:ascii="Times New Roman" w:hAnsi="Times New Roman" w:cs="Times New Roman"/>
                <w:sz w:val="18"/>
                <w:szCs w:val="18"/>
              </w:rPr>
            </w:pPr>
          </w:p>
        </w:tc>
      </w:tr>
      <w:tr w:rsidR="00700D6F" w:rsidRPr="00700D6F" w14:paraId="52F1021E" w14:textId="77777777" w:rsidTr="003D2AE5">
        <w:trPr>
          <w:trHeight w:val="20"/>
        </w:trPr>
        <w:tc>
          <w:tcPr>
            <w:tcW w:w="1413" w:type="dxa"/>
            <w:vMerge/>
            <w:vAlign w:val="center"/>
            <w:hideMark/>
          </w:tcPr>
          <w:p w14:paraId="3719617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3BD0F8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708E30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AFAD74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42217D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CD586A" w14:textId="321A4A13" w:rsidR="00700D6F" w:rsidRPr="00700D6F" w:rsidRDefault="00700D6F" w:rsidP="00C639D6">
            <w:pPr>
              <w:jc w:val="center"/>
              <w:rPr>
                <w:rFonts w:ascii="Times New Roman" w:hAnsi="Times New Roman" w:cs="Times New Roman"/>
                <w:sz w:val="18"/>
                <w:szCs w:val="18"/>
              </w:rPr>
            </w:pPr>
          </w:p>
        </w:tc>
      </w:tr>
      <w:tr w:rsidR="00700D6F" w:rsidRPr="00700D6F" w14:paraId="5B48F6EE" w14:textId="77777777" w:rsidTr="003D2AE5">
        <w:trPr>
          <w:trHeight w:val="20"/>
        </w:trPr>
        <w:tc>
          <w:tcPr>
            <w:tcW w:w="1413" w:type="dxa"/>
            <w:vMerge/>
            <w:vAlign w:val="center"/>
            <w:hideMark/>
          </w:tcPr>
          <w:p w14:paraId="0FC4A82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672A70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77E6206"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683800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DD2A2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7E09049" w14:textId="10333ACD" w:rsidR="00700D6F" w:rsidRPr="00700D6F" w:rsidRDefault="00700D6F" w:rsidP="00C639D6">
            <w:pPr>
              <w:jc w:val="center"/>
              <w:rPr>
                <w:rFonts w:ascii="Times New Roman" w:hAnsi="Times New Roman" w:cs="Times New Roman"/>
                <w:sz w:val="18"/>
                <w:szCs w:val="18"/>
              </w:rPr>
            </w:pPr>
          </w:p>
        </w:tc>
      </w:tr>
      <w:tr w:rsidR="00700D6F" w:rsidRPr="00700D6F" w14:paraId="5E30F81B" w14:textId="77777777" w:rsidTr="003D2AE5">
        <w:trPr>
          <w:trHeight w:val="20"/>
        </w:trPr>
        <w:tc>
          <w:tcPr>
            <w:tcW w:w="1413" w:type="dxa"/>
            <w:vMerge/>
            <w:vAlign w:val="center"/>
            <w:hideMark/>
          </w:tcPr>
          <w:p w14:paraId="45BB58A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F45BBD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143FC8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83B7D3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D3F8D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3AF398A" w14:textId="65489728" w:rsidR="00700D6F" w:rsidRPr="00700D6F" w:rsidRDefault="00700D6F" w:rsidP="00C639D6">
            <w:pPr>
              <w:jc w:val="center"/>
              <w:rPr>
                <w:rFonts w:ascii="Times New Roman" w:hAnsi="Times New Roman" w:cs="Times New Roman"/>
                <w:sz w:val="18"/>
                <w:szCs w:val="18"/>
              </w:rPr>
            </w:pPr>
          </w:p>
        </w:tc>
      </w:tr>
      <w:tr w:rsidR="00700D6F" w:rsidRPr="00700D6F" w14:paraId="11F8EE6F" w14:textId="77777777" w:rsidTr="003D2AE5">
        <w:trPr>
          <w:trHeight w:val="20"/>
        </w:trPr>
        <w:tc>
          <w:tcPr>
            <w:tcW w:w="1413" w:type="dxa"/>
            <w:vMerge/>
            <w:vAlign w:val="center"/>
            <w:hideMark/>
          </w:tcPr>
          <w:p w14:paraId="16FC8D8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1CE46D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18074E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812AB9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F4DDDF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9B7606" w14:textId="3B3EE5F2" w:rsidR="00700D6F" w:rsidRPr="00700D6F" w:rsidRDefault="00700D6F" w:rsidP="00C639D6">
            <w:pPr>
              <w:jc w:val="center"/>
              <w:rPr>
                <w:rFonts w:ascii="Times New Roman" w:hAnsi="Times New Roman" w:cs="Times New Roman"/>
                <w:sz w:val="18"/>
                <w:szCs w:val="18"/>
              </w:rPr>
            </w:pPr>
          </w:p>
        </w:tc>
      </w:tr>
      <w:tr w:rsidR="00700D6F" w:rsidRPr="00700D6F" w14:paraId="6DA9EAE3" w14:textId="77777777" w:rsidTr="003D2AE5">
        <w:trPr>
          <w:trHeight w:val="20"/>
        </w:trPr>
        <w:tc>
          <w:tcPr>
            <w:tcW w:w="1413" w:type="dxa"/>
            <w:vMerge/>
            <w:vAlign w:val="center"/>
            <w:hideMark/>
          </w:tcPr>
          <w:p w14:paraId="48D623E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A2C0A5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6959900"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41B76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C9772D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252B226" w14:textId="4D19B4B2" w:rsidR="00700D6F" w:rsidRPr="00700D6F" w:rsidRDefault="00700D6F" w:rsidP="00C639D6">
            <w:pPr>
              <w:jc w:val="center"/>
              <w:rPr>
                <w:rFonts w:ascii="Times New Roman" w:hAnsi="Times New Roman" w:cs="Times New Roman"/>
                <w:sz w:val="18"/>
                <w:szCs w:val="18"/>
              </w:rPr>
            </w:pPr>
          </w:p>
        </w:tc>
      </w:tr>
      <w:tr w:rsidR="00700D6F" w:rsidRPr="00700D6F" w14:paraId="3ACE320B" w14:textId="77777777" w:rsidTr="003D2AE5">
        <w:trPr>
          <w:trHeight w:val="20"/>
        </w:trPr>
        <w:tc>
          <w:tcPr>
            <w:tcW w:w="1413" w:type="dxa"/>
            <w:vMerge/>
            <w:vAlign w:val="center"/>
            <w:hideMark/>
          </w:tcPr>
          <w:p w14:paraId="173FE86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9C39B3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026B17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772572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8864CD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12A9AA" w14:textId="5EA11D68" w:rsidR="00700D6F" w:rsidRPr="00700D6F" w:rsidRDefault="00700D6F" w:rsidP="00C639D6">
            <w:pPr>
              <w:jc w:val="center"/>
              <w:rPr>
                <w:rFonts w:ascii="Times New Roman" w:hAnsi="Times New Roman" w:cs="Times New Roman"/>
                <w:sz w:val="18"/>
                <w:szCs w:val="18"/>
              </w:rPr>
            </w:pPr>
          </w:p>
        </w:tc>
      </w:tr>
      <w:tr w:rsidR="00700D6F" w:rsidRPr="00700D6F" w14:paraId="15C82091" w14:textId="77777777" w:rsidTr="003D2AE5">
        <w:trPr>
          <w:trHeight w:val="20"/>
        </w:trPr>
        <w:tc>
          <w:tcPr>
            <w:tcW w:w="1413" w:type="dxa"/>
            <w:vMerge/>
            <w:vAlign w:val="center"/>
            <w:hideMark/>
          </w:tcPr>
          <w:p w14:paraId="4B98C2B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E73171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04985B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F9B14A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B73D80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289E64" w14:textId="4B2338D5" w:rsidR="00700D6F" w:rsidRPr="00700D6F" w:rsidRDefault="00700D6F" w:rsidP="00C639D6">
            <w:pPr>
              <w:jc w:val="center"/>
              <w:rPr>
                <w:rFonts w:ascii="Times New Roman" w:hAnsi="Times New Roman" w:cs="Times New Roman"/>
                <w:sz w:val="18"/>
                <w:szCs w:val="18"/>
              </w:rPr>
            </w:pPr>
          </w:p>
        </w:tc>
      </w:tr>
      <w:tr w:rsidR="00700D6F" w:rsidRPr="00700D6F" w14:paraId="312B0C5B" w14:textId="77777777" w:rsidTr="003D2AE5">
        <w:trPr>
          <w:trHeight w:val="20"/>
        </w:trPr>
        <w:tc>
          <w:tcPr>
            <w:tcW w:w="1413" w:type="dxa"/>
            <w:vMerge/>
            <w:vAlign w:val="center"/>
            <w:hideMark/>
          </w:tcPr>
          <w:p w14:paraId="4C5F0334"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740AB3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Merge w:val="restart"/>
            <w:noWrap/>
            <w:vAlign w:val="center"/>
            <w:hideMark/>
          </w:tcPr>
          <w:p w14:paraId="598ED5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5791AE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AD0A74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1B1E7003" w14:textId="44AA073C" w:rsidR="00700D6F" w:rsidRPr="00700D6F" w:rsidRDefault="00700D6F" w:rsidP="00C639D6">
            <w:pPr>
              <w:jc w:val="center"/>
              <w:rPr>
                <w:rFonts w:ascii="Times New Roman" w:hAnsi="Times New Roman" w:cs="Times New Roman"/>
                <w:sz w:val="18"/>
                <w:szCs w:val="18"/>
              </w:rPr>
            </w:pPr>
          </w:p>
        </w:tc>
      </w:tr>
      <w:tr w:rsidR="00700D6F" w:rsidRPr="00700D6F" w14:paraId="28857A96" w14:textId="77777777" w:rsidTr="003D2AE5">
        <w:trPr>
          <w:trHeight w:val="20"/>
        </w:trPr>
        <w:tc>
          <w:tcPr>
            <w:tcW w:w="1413" w:type="dxa"/>
            <w:vMerge/>
            <w:vAlign w:val="center"/>
            <w:hideMark/>
          </w:tcPr>
          <w:p w14:paraId="36523E9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C37C24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2250A1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1FFF3B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33556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3F67C9A" w14:textId="5ECCB1DD" w:rsidR="00700D6F" w:rsidRPr="00700D6F" w:rsidRDefault="00700D6F" w:rsidP="00C639D6">
            <w:pPr>
              <w:jc w:val="center"/>
              <w:rPr>
                <w:rFonts w:ascii="Times New Roman" w:hAnsi="Times New Roman" w:cs="Times New Roman"/>
                <w:sz w:val="18"/>
                <w:szCs w:val="18"/>
              </w:rPr>
            </w:pPr>
          </w:p>
        </w:tc>
      </w:tr>
      <w:tr w:rsidR="00700D6F" w:rsidRPr="00700D6F" w14:paraId="3E5FEFDB" w14:textId="77777777" w:rsidTr="003D2AE5">
        <w:trPr>
          <w:trHeight w:val="20"/>
        </w:trPr>
        <w:tc>
          <w:tcPr>
            <w:tcW w:w="1413" w:type="dxa"/>
            <w:vMerge/>
            <w:vAlign w:val="center"/>
            <w:hideMark/>
          </w:tcPr>
          <w:p w14:paraId="13496A7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2860F6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C0AAB4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059A51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A1FACF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D3B87DF" w14:textId="1EAAE7BD" w:rsidR="00700D6F" w:rsidRPr="00700D6F" w:rsidRDefault="00700D6F" w:rsidP="00C639D6">
            <w:pPr>
              <w:jc w:val="center"/>
              <w:rPr>
                <w:rFonts w:ascii="Times New Roman" w:hAnsi="Times New Roman" w:cs="Times New Roman"/>
                <w:sz w:val="18"/>
                <w:szCs w:val="18"/>
              </w:rPr>
            </w:pPr>
          </w:p>
        </w:tc>
      </w:tr>
      <w:tr w:rsidR="00700D6F" w:rsidRPr="00700D6F" w14:paraId="661E8464" w14:textId="77777777" w:rsidTr="003D2AE5">
        <w:trPr>
          <w:trHeight w:val="20"/>
        </w:trPr>
        <w:tc>
          <w:tcPr>
            <w:tcW w:w="1413" w:type="dxa"/>
            <w:vMerge/>
            <w:vAlign w:val="center"/>
            <w:hideMark/>
          </w:tcPr>
          <w:p w14:paraId="5D14E0A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4FBEDF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FE50CF9"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12F8A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CF9CD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291E53A" w14:textId="51CFE31D" w:rsidR="00700D6F" w:rsidRPr="00700D6F" w:rsidRDefault="00700D6F" w:rsidP="00C639D6">
            <w:pPr>
              <w:jc w:val="center"/>
              <w:rPr>
                <w:rFonts w:ascii="Times New Roman" w:hAnsi="Times New Roman" w:cs="Times New Roman"/>
                <w:sz w:val="18"/>
                <w:szCs w:val="18"/>
              </w:rPr>
            </w:pPr>
          </w:p>
        </w:tc>
      </w:tr>
      <w:tr w:rsidR="00700D6F" w:rsidRPr="00700D6F" w14:paraId="0F37364D" w14:textId="77777777" w:rsidTr="003D2AE5">
        <w:trPr>
          <w:trHeight w:val="20"/>
        </w:trPr>
        <w:tc>
          <w:tcPr>
            <w:tcW w:w="1413" w:type="dxa"/>
            <w:vMerge/>
            <w:vAlign w:val="center"/>
            <w:hideMark/>
          </w:tcPr>
          <w:p w14:paraId="4B40388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9C625C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1A52C9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8ACBE9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619E03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92F1F78" w14:textId="6272226D" w:rsidR="00700D6F" w:rsidRPr="00700D6F" w:rsidRDefault="00700D6F" w:rsidP="00C639D6">
            <w:pPr>
              <w:jc w:val="center"/>
              <w:rPr>
                <w:rFonts w:ascii="Times New Roman" w:hAnsi="Times New Roman" w:cs="Times New Roman"/>
                <w:sz w:val="18"/>
                <w:szCs w:val="18"/>
              </w:rPr>
            </w:pPr>
          </w:p>
        </w:tc>
      </w:tr>
      <w:tr w:rsidR="00700D6F" w:rsidRPr="00700D6F" w14:paraId="5C089B42" w14:textId="77777777" w:rsidTr="003D2AE5">
        <w:trPr>
          <w:trHeight w:val="20"/>
        </w:trPr>
        <w:tc>
          <w:tcPr>
            <w:tcW w:w="1413" w:type="dxa"/>
            <w:vMerge/>
            <w:vAlign w:val="center"/>
            <w:hideMark/>
          </w:tcPr>
          <w:p w14:paraId="0B9ED78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7BF790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792448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15CB49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C8980E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006162" w14:textId="64B54EF1" w:rsidR="00700D6F" w:rsidRPr="00700D6F" w:rsidRDefault="00700D6F" w:rsidP="00C639D6">
            <w:pPr>
              <w:jc w:val="center"/>
              <w:rPr>
                <w:rFonts w:ascii="Times New Roman" w:hAnsi="Times New Roman" w:cs="Times New Roman"/>
                <w:sz w:val="18"/>
                <w:szCs w:val="18"/>
              </w:rPr>
            </w:pPr>
          </w:p>
        </w:tc>
      </w:tr>
      <w:tr w:rsidR="00700D6F" w:rsidRPr="00700D6F" w14:paraId="6325C937" w14:textId="77777777" w:rsidTr="003D2AE5">
        <w:trPr>
          <w:trHeight w:val="20"/>
        </w:trPr>
        <w:tc>
          <w:tcPr>
            <w:tcW w:w="1413" w:type="dxa"/>
            <w:vMerge/>
            <w:vAlign w:val="center"/>
            <w:hideMark/>
          </w:tcPr>
          <w:p w14:paraId="1992C73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EF1424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8895C16"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89EA93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9CE41C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50BA5EA" w14:textId="57B788F2" w:rsidR="00700D6F" w:rsidRPr="00700D6F" w:rsidRDefault="00700D6F" w:rsidP="00C639D6">
            <w:pPr>
              <w:jc w:val="center"/>
              <w:rPr>
                <w:rFonts w:ascii="Times New Roman" w:hAnsi="Times New Roman" w:cs="Times New Roman"/>
                <w:sz w:val="18"/>
                <w:szCs w:val="18"/>
              </w:rPr>
            </w:pPr>
          </w:p>
        </w:tc>
      </w:tr>
      <w:tr w:rsidR="00700D6F" w:rsidRPr="00700D6F" w14:paraId="7540DAB6" w14:textId="77777777" w:rsidTr="003D2AE5">
        <w:trPr>
          <w:trHeight w:val="20"/>
        </w:trPr>
        <w:tc>
          <w:tcPr>
            <w:tcW w:w="1413" w:type="dxa"/>
            <w:vMerge/>
            <w:vAlign w:val="center"/>
            <w:hideMark/>
          </w:tcPr>
          <w:p w14:paraId="4D6B721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E05E44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314646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05C4B4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FC10C2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01F2010" w14:textId="650794BA" w:rsidR="00700D6F" w:rsidRPr="00700D6F" w:rsidRDefault="00700D6F" w:rsidP="00C639D6">
            <w:pPr>
              <w:jc w:val="center"/>
              <w:rPr>
                <w:rFonts w:ascii="Times New Roman" w:hAnsi="Times New Roman" w:cs="Times New Roman"/>
                <w:sz w:val="18"/>
                <w:szCs w:val="18"/>
              </w:rPr>
            </w:pPr>
          </w:p>
        </w:tc>
      </w:tr>
      <w:tr w:rsidR="00700D6F" w:rsidRPr="00700D6F" w14:paraId="59F29D64" w14:textId="77777777" w:rsidTr="003D2AE5">
        <w:trPr>
          <w:trHeight w:val="20"/>
        </w:trPr>
        <w:tc>
          <w:tcPr>
            <w:tcW w:w="1413" w:type="dxa"/>
            <w:vMerge/>
            <w:vAlign w:val="center"/>
            <w:hideMark/>
          </w:tcPr>
          <w:p w14:paraId="09ED544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0C63D8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033E7F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256F34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CBFD0F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0F9B134" w14:textId="7D2CB52A" w:rsidR="00700D6F" w:rsidRPr="00700D6F" w:rsidRDefault="00700D6F" w:rsidP="00C639D6">
            <w:pPr>
              <w:jc w:val="center"/>
              <w:rPr>
                <w:rFonts w:ascii="Times New Roman" w:hAnsi="Times New Roman" w:cs="Times New Roman"/>
                <w:sz w:val="18"/>
                <w:szCs w:val="18"/>
              </w:rPr>
            </w:pPr>
          </w:p>
        </w:tc>
      </w:tr>
      <w:tr w:rsidR="00700D6F" w:rsidRPr="00700D6F" w14:paraId="589E27D6" w14:textId="77777777" w:rsidTr="003D2AE5">
        <w:trPr>
          <w:trHeight w:val="20"/>
        </w:trPr>
        <w:tc>
          <w:tcPr>
            <w:tcW w:w="1413" w:type="dxa"/>
            <w:vMerge w:val="restart"/>
            <w:noWrap/>
            <w:vAlign w:val="center"/>
            <w:hideMark/>
          </w:tcPr>
          <w:p w14:paraId="7703DEA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N2200 - 22.0 k</w:t>
            </w:r>
          </w:p>
        </w:tc>
        <w:tc>
          <w:tcPr>
            <w:tcW w:w="1984" w:type="dxa"/>
            <w:vMerge w:val="restart"/>
            <w:noWrap/>
            <w:vAlign w:val="center"/>
            <w:hideMark/>
          </w:tcPr>
          <w:p w14:paraId="6A81EC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54EAB6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1270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C758F4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A799B65" w14:textId="6FBED8C5" w:rsidR="00700D6F" w:rsidRPr="00700D6F" w:rsidRDefault="00700D6F" w:rsidP="00700D6F">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r w:rsidRPr="00700D6F">
              <w:rPr>
                <w:rFonts w:ascii="Times New Roman" w:hAnsi="Times New Roman" w:cs="Times New Roman"/>
                <w:sz w:val="18"/>
                <w:szCs w:val="18"/>
              </w:rPr>
              <w:t xml:space="preserve"> </w:t>
            </w:r>
            <w:r w:rsidRPr="00700D6F">
              <w:rPr>
                <w:rFonts w:ascii="Times New Roman" w:hAnsi="Times New Roman" w:cs="Times New Roman" w:hint="eastAsia"/>
                <w:sz w:val="18"/>
                <w:szCs w:val="18"/>
              </w:rPr>
              <w:t xml:space="preserve">+ </w:t>
            </w:r>
            <w:r w:rsidRPr="00700D6F">
              <w:rPr>
                <w:rFonts w:ascii="Times New Roman" w:hAnsi="Times New Roman" w:cs="Times New Roman"/>
                <w:sz w:val="18"/>
                <w:szCs w:val="18"/>
              </w:rPr>
              <w:t>DOI:10.1021/10.1021/jacs.5c07995</w:t>
            </w:r>
          </w:p>
        </w:tc>
      </w:tr>
      <w:tr w:rsidR="00700D6F" w:rsidRPr="00700D6F" w14:paraId="16F000E3" w14:textId="77777777" w:rsidTr="003D2AE5">
        <w:trPr>
          <w:trHeight w:val="20"/>
        </w:trPr>
        <w:tc>
          <w:tcPr>
            <w:tcW w:w="1413" w:type="dxa"/>
            <w:vMerge/>
            <w:vAlign w:val="center"/>
            <w:hideMark/>
          </w:tcPr>
          <w:p w14:paraId="14CFA97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DA615A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79A4B96"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552AD1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6FC7C90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D7F4A16" w14:textId="112D916E" w:rsidR="00700D6F" w:rsidRPr="00700D6F" w:rsidRDefault="00700D6F" w:rsidP="00C639D6">
            <w:pPr>
              <w:jc w:val="center"/>
              <w:rPr>
                <w:rFonts w:ascii="Times New Roman" w:hAnsi="Times New Roman" w:cs="Times New Roman"/>
                <w:sz w:val="18"/>
                <w:szCs w:val="18"/>
              </w:rPr>
            </w:pPr>
          </w:p>
        </w:tc>
      </w:tr>
      <w:tr w:rsidR="00700D6F" w:rsidRPr="00700D6F" w14:paraId="4A25A351" w14:textId="77777777" w:rsidTr="003D2AE5">
        <w:trPr>
          <w:trHeight w:val="20"/>
        </w:trPr>
        <w:tc>
          <w:tcPr>
            <w:tcW w:w="1413" w:type="dxa"/>
            <w:vMerge/>
            <w:vAlign w:val="center"/>
            <w:hideMark/>
          </w:tcPr>
          <w:p w14:paraId="1C16F1F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74E14A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97B4F24"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A97F7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2F78C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64C1BCA" w14:textId="0ADD8BF5" w:rsidR="00700D6F" w:rsidRPr="00700D6F" w:rsidRDefault="00700D6F" w:rsidP="00C639D6">
            <w:pPr>
              <w:jc w:val="center"/>
              <w:rPr>
                <w:rFonts w:ascii="Times New Roman" w:hAnsi="Times New Roman" w:cs="Times New Roman"/>
                <w:sz w:val="18"/>
                <w:szCs w:val="18"/>
              </w:rPr>
            </w:pPr>
          </w:p>
        </w:tc>
      </w:tr>
      <w:tr w:rsidR="00700D6F" w:rsidRPr="00700D6F" w14:paraId="20F65626" w14:textId="77777777" w:rsidTr="003D2AE5">
        <w:trPr>
          <w:trHeight w:val="20"/>
        </w:trPr>
        <w:tc>
          <w:tcPr>
            <w:tcW w:w="1413" w:type="dxa"/>
            <w:vMerge/>
            <w:vAlign w:val="center"/>
            <w:hideMark/>
          </w:tcPr>
          <w:p w14:paraId="458BD2A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01D7E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6909DA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4FD6A2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8DE73D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287474B" w14:textId="1B42F7AF" w:rsidR="00700D6F" w:rsidRPr="00700D6F" w:rsidRDefault="00700D6F" w:rsidP="00C639D6">
            <w:pPr>
              <w:jc w:val="center"/>
              <w:rPr>
                <w:rFonts w:ascii="Times New Roman" w:hAnsi="Times New Roman" w:cs="Times New Roman"/>
                <w:sz w:val="18"/>
                <w:szCs w:val="18"/>
              </w:rPr>
            </w:pPr>
          </w:p>
        </w:tc>
      </w:tr>
      <w:tr w:rsidR="00700D6F" w:rsidRPr="00700D6F" w14:paraId="020B4E19" w14:textId="77777777" w:rsidTr="003D2AE5">
        <w:trPr>
          <w:trHeight w:val="20"/>
        </w:trPr>
        <w:tc>
          <w:tcPr>
            <w:tcW w:w="1413" w:type="dxa"/>
            <w:vMerge/>
            <w:vAlign w:val="center"/>
            <w:hideMark/>
          </w:tcPr>
          <w:p w14:paraId="17D38E7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A0E23A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B7BB4FB"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3DAFB2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12E26F6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96499B4" w14:textId="09317077" w:rsidR="00700D6F" w:rsidRPr="00700D6F" w:rsidRDefault="00700D6F" w:rsidP="00C639D6">
            <w:pPr>
              <w:jc w:val="center"/>
              <w:rPr>
                <w:rFonts w:ascii="Times New Roman" w:hAnsi="Times New Roman" w:cs="Times New Roman"/>
                <w:sz w:val="18"/>
                <w:szCs w:val="18"/>
              </w:rPr>
            </w:pPr>
          </w:p>
        </w:tc>
      </w:tr>
      <w:tr w:rsidR="00700D6F" w:rsidRPr="00700D6F" w14:paraId="2B4A81B3" w14:textId="77777777" w:rsidTr="003D2AE5">
        <w:trPr>
          <w:trHeight w:val="20"/>
        </w:trPr>
        <w:tc>
          <w:tcPr>
            <w:tcW w:w="1413" w:type="dxa"/>
            <w:vMerge/>
            <w:vAlign w:val="center"/>
            <w:hideMark/>
          </w:tcPr>
          <w:p w14:paraId="06446A3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9AB695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FF4B6A7"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3A0FF04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0810F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35F0C3" w14:textId="54FE6956" w:rsidR="00700D6F" w:rsidRPr="00700D6F" w:rsidRDefault="00700D6F" w:rsidP="00C639D6">
            <w:pPr>
              <w:jc w:val="center"/>
              <w:rPr>
                <w:rFonts w:ascii="Times New Roman" w:hAnsi="Times New Roman" w:cs="Times New Roman"/>
                <w:sz w:val="18"/>
                <w:szCs w:val="18"/>
              </w:rPr>
            </w:pPr>
          </w:p>
        </w:tc>
      </w:tr>
      <w:tr w:rsidR="00700D6F" w:rsidRPr="00700D6F" w14:paraId="24614E47" w14:textId="77777777" w:rsidTr="003D2AE5">
        <w:trPr>
          <w:trHeight w:val="20"/>
        </w:trPr>
        <w:tc>
          <w:tcPr>
            <w:tcW w:w="1413" w:type="dxa"/>
            <w:vMerge/>
            <w:vAlign w:val="center"/>
            <w:hideMark/>
          </w:tcPr>
          <w:p w14:paraId="173E197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46351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1405DB1"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D5729F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3F1BA5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DF89B88" w14:textId="16E6F1D3" w:rsidR="00700D6F" w:rsidRPr="00700D6F" w:rsidRDefault="00700D6F" w:rsidP="00C639D6">
            <w:pPr>
              <w:jc w:val="center"/>
              <w:rPr>
                <w:rFonts w:ascii="Times New Roman" w:hAnsi="Times New Roman" w:cs="Times New Roman"/>
                <w:sz w:val="18"/>
                <w:szCs w:val="18"/>
              </w:rPr>
            </w:pPr>
          </w:p>
        </w:tc>
      </w:tr>
      <w:tr w:rsidR="00700D6F" w:rsidRPr="00700D6F" w14:paraId="2739ED99" w14:textId="77777777" w:rsidTr="003D2AE5">
        <w:trPr>
          <w:trHeight w:val="20"/>
        </w:trPr>
        <w:tc>
          <w:tcPr>
            <w:tcW w:w="1413" w:type="dxa"/>
            <w:vMerge/>
            <w:vAlign w:val="center"/>
            <w:hideMark/>
          </w:tcPr>
          <w:p w14:paraId="06F5CE0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EECFD5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4BED70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84D0AA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E9D947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7C8E04E" w14:textId="714FD044" w:rsidR="00700D6F" w:rsidRPr="00700D6F" w:rsidRDefault="00700D6F" w:rsidP="00C639D6">
            <w:pPr>
              <w:jc w:val="center"/>
              <w:rPr>
                <w:rFonts w:ascii="Times New Roman" w:hAnsi="Times New Roman" w:cs="Times New Roman"/>
                <w:sz w:val="18"/>
                <w:szCs w:val="18"/>
              </w:rPr>
            </w:pPr>
          </w:p>
        </w:tc>
      </w:tr>
      <w:tr w:rsidR="00700D6F" w:rsidRPr="00700D6F" w14:paraId="2D9A8915" w14:textId="77777777" w:rsidTr="003D2AE5">
        <w:trPr>
          <w:trHeight w:val="20"/>
        </w:trPr>
        <w:tc>
          <w:tcPr>
            <w:tcW w:w="1413" w:type="dxa"/>
            <w:vMerge/>
            <w:vAlign w:val="center"/>
            <w:hideMark/>
          </w:tcPr>
          <w:p w14:paraId="24B0DF3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0711E5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EA6FBF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71D7B0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105102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B92BF39" w14:textId="18183A23" w:rsidR="00700D6F" w:rsidRPr="00700D6F" w:rsidRDefault="00700D6F" w:rsidP="00C639D6">
            <w:pPr>
              <w:jc w:val="center"/>
              <w:rPr>
                <w:rFonts w:ascii="Times New Roman" w:hAnsi="Times New Roman" w:cs="Times New Roman"/>
                <w:sz w:val="18"/>
                <w:szCs w:val="18"/>
              </w:rPr>
            </w:pPr>
          </w:p>
        </w:tc>
      </w:tr>
      <w:tr w:rsidR="00700D6F" w:rsidRPr="00700D6F" w14:paraId="1D6A5051" w14:textId="77777777" w:rsidTr="003D2AE5">
        <w:trPr>
          <w:trHeight w:val="20"/>
        </w:trPr>
        <w:tc>
          <w:tcPr>
            <w:tcW w:w="1413" w:type="dxa"/>
            <w:vMerge/>
            <w:vAlign w:val="center"/>
            <w:hideMark/>
          </w:tcPr>
          <w:p w14:paraId="689FAB2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076628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8AE503F"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249691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524A6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9078F2B" w14:textId="7E8BA4EC" w:rsidR="00700D6F" w:rsidRPr="00700D6F" w:rsidRDefault="00700D6F" w:rsidP="00C639D6">
            <w:pPr>
              <w:jc w:val="center"/>
              <w:rPr>
                <w:rFonts w:ascii="Times New Roman" w:hAnsi="Times New Roman" w:cs="Times New Roman"/>
                <w:sz w:val="18"/>
                <w:szCs w:val="18"/>
              </w:rPr>
            </w:pPr>
          </w:p>
        </w:tc>
      </w:tr>
      <w:tr w:rsidR="00700D6F" w:rsidRPr="00700D6F" w14:paraId="1B08B1F6" w14:textId="77777777" w:rsidTr="003D2AE5">
        <w:trPr>
          <w:trHeight w:val="20"/>
        </w:trPr>
        <w:tc>
          <w:tcPr>
            <w:tcW w:w="1413" w:type="dxa"/>
            <w:vMerge w:val="restart"/>
            <w:noWrap/>
            <w:vAlign w:val="center"/>
            <w:hideMark/>
          </w:tcPr>
          <w:p w14:paraId="6BB258D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N2200 - 50.0 k</w:t>
            </w:r>
          </w:p>
        </w:tc>
        <w:tc>
          <w:tcPr>
            <w:tcW w:w="1984" w:type="dxa"/>
            <w:vMerge w:val="restart"/>
            <w:noWrap/>
            <w:vAlign w:val="center"/>
            <w:hideMark/>
          </w:tcPr>
          <w:p w14:paraId="3407DC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2C972FC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F108EF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794900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7F2C1508" w14:textId="38794E9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6034792" w14:textId="77777777" w:rsidTr="003D2AE5">
        <w:trPr>
          <w:trHeight w:val="20"/>
        </w:trPr>
        <w:tc>
          <w:tcPr>
            <w:tcW w:w="1413" w:type="dxa"/>
            <w:vMerge/>
            <w:vAlign w:val="center"/>
            <w:hideMark/>
          </w:tcPr>
          <w:p w14:paraId="0F89658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5093DD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E9651B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17CA004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B793D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7E603A" w14:textId="77777777" w:rsidR="00700D6F" w:rsidRPr="00700D6F" w:rsidRDefault="00700D6F" w:rsidP="00C639D6">
            <w:pPr>
              <w:jc w:val="center"/>
              <w:rPr>
                <w:rFonts w:ascii="Times New Roman" w:hAnsi="Times New Roman" w:cs="Times New Roman"/>
                <w:sz w:val="18"/>
                <w:szCs w:val="18"/>
              </w:rPr>
            </w:pPr>
          </w:p>
        </w:tc>
      </w:tr>
      <w:tr w:rsidR="00700D6F" w:rsidRPr="00700D6F" w14:paraId="1F1D661E" w14:textId="77777777" w:rsidTr="003D2AE5">
        <w:trPr>
          <w:trHeight w:val="20"/>
        </w:trPr>
        <w:tc>
          <w:tcPr>
            <w:tcW w:w="1413" w:type="dxa"/>
            <w:vMerge/>
            <w:vAlign w:val="center"/>
            <w:hideMark/>
          </w:tcPr>
          <w:p w14:paraId="6CDE697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B80F73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D98AB8F"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4FA57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03045F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8F214CB" w14:textId="77777777" w:rsidR="00700D6F" w:rsidRPr="00700D6F" w:rsidRDefault="00700D6F" w:rsidP="00C639D6">
            <w:pPr>
              <w:jc w:val="center"/>
              <w:rPr>
                <w:rFonts w:ascii="Times New Roman" w:hAnsi="Times New Roman" w:cs="Times New Roman"/>
                <w:sz w:val="18"/>
                <w:szCs w:val="18"/>
              </w:rPr>
            </w:pPr>
          </w:p>
        </w:tc>
      </w:tr>
      <w:tr w:rsidR="00700D6F" w:rsidRPr="00700D6F" w14:paraId="2C2582A2" w14:textId="77777777" w:rsidTr="003D2AE5">
        <w:trPr>
          <w:trHeight w:val="20"/>
        </w:trPr>
        <w:tc>
          <w:tcPr>
            <w:tcW w:w="1413" w:type="dxa"/>
            <w:vMerge/>
            <w:vAlign w:val="center"/>
            <w:hideMark/>
          </w:tcPr>
          <w:p w14:paraId="3C685AA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A6BB26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0A72607"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76ABEE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529532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B12DE6" w14:textId="77777777" w:rsidR="00700D6F" w:rsidRPr="00700D6F" w:rsidRDefault="00700D6F" w:rsidP="00C639D6">
            <w:pPr>
              <w:jc w:val="center"/>
              <w:rPr>
                <w:rFonts w:ascii="Times New Roman" w:hAnsi="Times New Roman" w:cs="Times New Roman"/>
                <w:sz w:val="18"/>
                <w:szCs w:val="18"/>
              </w:rPr>
            </w:pPr>
          </w:p>
        </w:tc>
      </w:tr>
      <w:tr w:rsidR="00700D6F" w:rsidRPr="00700D6F" w14:paraId="1C61B1DC" w14:textId="77777777" w:rsidTr="003D2AE5">
        <w:trPr>
          <w:trHeight w:val="20"/>
        </w:trPr>
        <w:tc>
          <w:tcPr>
            <w:tcW w:w="1413" w:type="dxa"/>
            <w:vMerge/>
            <w:vAlign w:val="center"/>
            <w:hideMark/>
          </w:tcPr>
          <w:p w14:paraId="52EDC8A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73891C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03C6B16"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8E4F9E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135383E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475FE28" w14:textId="77777777" w:rsidR="00700D6F" w:rsidRPr="00700D6F" w:rsidRDefault="00700D6F" w:rsidP="00C639D6">
            <w:pPr>
              <w:jc w:val="center"/>
              <w:rPr>
                <w:rFonts w:ascii="Times New Roman" w:hAnsi="Times New Roman" w:cs="Times New Roman"/>
                <w:sz w:val="18"/>
                <w:szCs w:val="18"/>
              </w:rPr>
            </w:pPr>
          </w:p>
        </w:tc>
      </w:tr>
      <w:tr w:rsidR="00700D6F" w:rsidRPr="00700D6F" w14:paraId="149A82E0" w14:textId="77777777" w:rsidTr="003D2AE5">
        <w:trPr>
          <w:trHeight w:val="20"/>
        </w:trPr>
        <w:tc>
          <w:tcPr>
            <w:tcW w:w="1413" w:type="dxa"/>
            <w:vMerge/>
            <w:vAlign w:val="center"/>
            <w:hideMark/>
          </w:tcPr>
          <w:p w14:paraId="39C6AF1B"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638780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F624B0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8E4861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1F8C53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BDF776F" w14:textId="4A8FDF3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150EC454" w14:textId="77777777" w:rsidTr="003D2AE5">
        <w:trPr>
          <w:trHeight w:val="20"/>
        </w:trPr>
        <w:tc>
          <w:tcPr>
            <w:tcW w:w="1413" w:type="dxa"/>
            <w:vMerge/>
            <w:vAlign w:val="center"/>
            <w:hideMark/>
          </w:tcPr>
          <w:p w14:paraId="1A29D728"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22FE7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12C0EA6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ECEF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5A8D33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2892B4C" w14:textId="5201E352" w:rsidR="00700D6F" w:rsidRPr="00700D6F" w:rsidRDefault="00700D6F" w:rsidP="00C639D6">
            <w:pPr>
              <w:jc w:val="center"/>
              <w:rPr>
                <w:rFonts w:ascii="Times New Roman" w:hAnsi="Times New Roman" w:cs="Times New Roman"/>
                <w:sz w:val="18"/>
                <w:szCs w:val="18"/>
              </w:rPr>
            </w:pPr>
          </w:p>
        </w:tc>
      </w:tr>
      <w:tr w:rsidR="00700D6F" w:rsidRPr="00700D6F" w14:paraId="52E3CE3D" w14:textId="77777777" w:rsidTr="003D2AE5">
        <w:trPr>
          <w:trHeight w:val="20"/>
        </w:trPr>
        <w:tc>
          <w:tcPr>
            <w:tcW w:w="1413" w:type="dxa"/>
            <w:vMerge w:val="restart"/>
            <w:noWrap/>
            <w:vAlign w:val="center"/>
            <w:hideMark/>
          </w:tcPr>
          <w:p w14:paraId="62D444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N2200 - 130.0 k</w:t>
            </w:r>
          </w:p>
        </w:tc>
        <w:tc>
          <w:tcPr>
            <w:tcW w:w="1984" w:type="dxa"/>
            <w:vMerge w:val="restart"/>
            <w:noWrap/>
            <w:vAlign w:val="center"/>
            <w:hideMark/>
          </w:tcPr>
          <w:p w14:paraId="0460052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72B16D3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BB8F4D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21948AD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B3ED65B" w14:textId="663A9BCE"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A32510D" w14:textId="77777777" w:rsidTr="003D2AE5">
        <w:trPr>
          <w:trHeight w:val="20"/>
        </w:trPr>
        <w:tc>
          <w:tcPr>
            <w:tcW w:w="1413" w:type="dxa"/>
            <w:vMerge/>
            <w:vAlign w:val="center"/>
            <w:hideMark/>
          </w:tcPr>
          <w:p w14:paraId="2A6C044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CED433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538F8B1"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5A9520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30mgmL</w:t>
            </w:r>
          </w:p>
        </w:tc>
        <w:tc>
          <w:tcPr>
            <w:tcW w:w="851" w:type="dxa"/>
            <w:noWrap/>
            <w:vAlign w:val="center"/>
            <w:hideMark/>
          </w:tcPr>
          <w:p w14:paraId="7BBBB09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F4C1D0B" w14:textId="77777777" w:rsidR="00700D6F" w:rsidRPr="00700D6F" w:rsidRDefault="00700D6F" w:rsidP="00C639D6">
            <w:pPr>
              <w:jc w:val="center"/>
              <w:rPr>
                <w:rFonts w:ascii="Times New Roman" w:hAnsi="Times New Roman" w:cs="Times New Roman"/>
                <w:sz w:val="18"/>
                <w:szCs w:val="18"/>
              </w:rPr>
            </w:pPr>
          </w:p>
        </w:tc>
      </w:tr>
      <w:tr w:rsidR="00700D6F" w:rsidRPr="00700D6F" w14:paraId="0188270E" w14:textId="77777777" w:rsidTr="003D2AE5">
        <w:trPr>
          <w:trHeight w:val="20"/>
        </w:trPr>
        <w:tc>
          <w:tcPr>
            <w:tcW w:w="1413" w:type="dxa"/>
            <w:vMerge/>
            <w:vAlign w:val="center"/>
            <w:hideMark/>
          </w:tcPr>
          <w:p w14:paraId="33C66CC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E47CF0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3DE3D5A"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FE458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61860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B426C5" w14:textId="77777777" w:rsidR="00700D6F" w:rsidRPr="00700D6F" w:rsidRDefault="00700D6F" w:rsidP="00C639D6">
            <w:pPr>
              <w:jc w:val="center"/>
              <w:rPr>
                <w:rFonts w:ascii="Times New Roman" w:hAnsi="Times New Roman" w:cs="Times New Roman"/>
                <w:sz w:val="18"/>
                <w:szCs w:val="18"/>
              </w:rPr>
            </w:pPr>
          </w:p>
        </w:tc>
      </w:tr>
      <w:tr w:rsidR="00700D6F" w:rsidRPr="00700D6F" w14:paraId="13E8C198" w14:textId="77777777" w:rsidTr="003D2AE5">
        <w:trPr>
          <w:trHeight w:val="20"/>
        </w:trPr>
        <w:tc>
          <w:tcPr>
            <w:tcW w:w="1413" w:type="dxa"/>
            <w:vMerge/>
            <w:vAlign w:val="center"/>
            <w:hideMark/>
          </w:tcPr>
          <w:p w14:paraId="706B644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2F35C3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D26D65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5F9D8A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CF9E4C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1D75845" w14:textId="77777777" w:rsidR="00700D6F" w:rsidRPr="00700D6F" w:rsidRDefault="00700D6F" w:rsidP="00C639D6">
            <w:pPr>
              <w:jc w:val="center"/>
              <w:rPr>
                <w:rFonts w:ascii="Times New Roman" w:hAnsi="Times New Roman" w:cs="Times New Roman"/>
                <w:sz w:val="18"/>
                <w:szCs w:val="18"/>
              </w:rPr>
            </w:pPr>
          </w:p>
        </w:tc>
      </w:tr>
      <w:tr w:rsidR="00700D6F" w:rsidRPr="00700D6F" w14:paraId="4DCD93F3" w14:textId="77777777" w:rsidTr="003D2AE5">
        <w:trPr>
          <w:trHeight w:val="20"/>
        </w:trPr>
        <w:tc>
          <w:tcPr>
            <w:tcW w:w="1413" w:type="dxa"/>
            <w:vMerge/>
            <w:vAlign w:val="center"/>
            <w:hideMark/>
          </w:tcPr>
          <w:p w14:paraId="335D6E1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2550E1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40B83B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8C8F61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1096D9A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5435151" w14:textId="77777777" w:rsidR="00700D6F" w:rsidRPr="00700D6F" w:rsidRDefault="00700D6F" w:rsidP="00C639D6">
            <w:pPr>
              <w:jc w:val="center"/>
              <w:rPr>
                <w:rFonts w:ascii="Times New Roman" w:hAnsi="Times New Roman" w:cs="Times New Roman"/>
                <w:sz w:val="18"/>
                <w:szCs w:val="18"/>
              </w:rPr>
            </w:pPr>
          </w:p>
        </w:tc>
      </w:tr>
      <w:tr w:rsidR="00700D6F" w:rsidRPr="00700D6F" w14:paraId="4EA160E1" w14:textId="77777777" w:rsidTr="003D2AE5">
        <w:trPr>
          <w:trHeight w:val="20"/>
        </w:trPr>
        <w:tc>
          <w:tcPr>
            <w:tcW w:w="1413" w:type="dxa"/>
            <w:vMerge/>
            <w:vAlign w:val="center"/>
            <w:hideMark/>
          </w:tcPr>
          <w:p w14:paraId="56FB38A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EBA441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AD27713"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72EFC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309C8A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C745876" w14:textId="77777777" w:rsidR="00700D6F" w:rsidRPr="00700D6F" w:rsidRDefault="00700D6F" w:rsidP="00C639D6">
            <w:pPr>
              <w:jc w:val="center"/>
              <w:rPr>
                <w:rFonts w:ascii="Times New Roman" w:hAnsi="Times New Roman" w:cs="Times New Roman"/>
                <w:sz w:val="18"/>
                <w:szCs w:val="18"/>
              </w:rPr>
            </w:pPr>
          </w:p>
        </w:tc>
      </w:tr>
      <w:tr w:rsidR="00700D6F" w:rsidRPr="00700D6F" w14:paraId="1823B685" w14:textId="77777777" w:rsidTr="003D2AE5">
        <w:trPr>
          <w:trHeight w:val="20"/>
        </w:trPr>
        <w:tc>
          <w:tcPr>
            <w:tcW w:w="1413" w:type="dxa"/>
            <w:vMerge w:val="restart"/>
            <w:noWrap/>
            <w:vAlign w:val="center"/>
            <w:hideMark/>
          </w:tcPr>
          <w:p w14:paraId="667E1D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N2200-OEG</w:t>
            </w:r>
          </w:p>
        </w:tc>
        <w:tc>
          <w:tcPr>
            <w:tcW w:w="1984" w:type="dxa"/>
            <w:vMerge w:val="restart"/>
            <w:vAlign w:val="center"/>
            <w:hideMark/>
          </w:tcPr>
          <w:p w14:paraId="0F2D37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vAlign w:val="center"/>
            <w:hideMark/>
          </w:tcPr>
          <w:p w14:paraId="54A65B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vAlign w:val="center"/>
            <w:hideMark/>
          </w:tcPr>
          <w:p w14:paraId="0D15B1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vAlign w:val="center"/>
            <w:hideMark/>
          </w:tcPr>
          <w:p w14:paraId="1444E4E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vAlign w:val="center"/>
            <w:hideMark/>
          </w:tcPr>
          <w:p w14:paraId="52758C65" w14:textId="512B228E"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10.1002/adma.74130</w:t>
            </w:r>
          </w:p>
        </w:tc>
      </w:tr>
      <w:tr w:rsidR="00700D6F" w:rsidRPr="00700D6F" w14:paraId="4A8B8C76" w14:textId="77777777" w:rsidTr="003D2AE5">
        <w:trPr>
          <w:trHeight w:val="20"/>
        </w:trPr>
        <w:tc>
          <w:tcPr>
            <w:tcW w:w="1413" w:type="dxa"/>
            <w:vMerge/>
            <w:vAlign w:val="center"/>
            <w:hideMark/>
          </w:tcPr>
          <w:p w14:paraId="68CC9D7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CC309B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157D578"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1A53457" w14:textId="77777777" w:rsidR="00700D6F" w:rsidRPr="00700D6F" w:rsidRDefault="00700D6F" w:rsidP="00C639D6">
            <w:pPr>
              <w:jc w:val="center"/>
              <w:rPr>
                <w:rFonts w:ascii="Times New Roman" w:hAnsi="Times New Roman" w:cs="Times New Roman"/>
                <w:sz w:val="18"/>
                <w:szCs w:val="18"/>
              </w:rPr>
            </w:pPr>
          </w:p>
        </w:tc>
        <w:tc>
          <w:tcPr>
            <w:tcW w:w="851" w:type="dxa"/>
            <w:vAlign w:val="center"/>
            <w:hideMark/>
          </w:tcPr>
          <w:p w14:paraId="09D5959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123E16" w14:textId="77777777" w:rsidR="00700D6F" w:rsidRPr="00700D6F" w:rsidRDefault="00700D6F" w:rsidP="00C639D6">
            <w:pPr>
              <w:jc w:val="center"/>
              <w:rPr>
                <w:rFonts w:ascii="Times New Roman" w:hAnsi="Times New Roman" w:cs="Times New Roman"/>
                <w:sz w:val="18"/>
                <w:szCs w:val="18"/>
              </w:rPr>
            </w:pPr>
          </w:p>
        </w:tc>
      </w:tr>
      <w:tr w:rsidR="00700D6F" w:rsidRPr="00700D6F" w14:paraId="46FE2C94" w14:textId="77777777" w:rsidTr="003D2AE5">
        <w:trPr>
          <w:trHeight w:val="20"/>
        </w:trPr>
        <w:tc>
          <w:tcPr>
            <w:tcW w:w="1413" w:type="dxa"/>
            <w:vMerge/>
            <w:vAlign w:val="center"/>
            <w:hideMark/>
          </w:tcPr>
          <w:p w14:paraId="7F59658D" w14:textId="77777777" w:rsidR="00700D6F" w:rsidRPr="00700D6F" w:rsidRDefault="00700D6F" w:rsidP="00C639D6">
            <w:pPr>
              <w:jc w:val="center"/>
              <w:rPr>
                <w:rFonts w:ascii="Times New Roman" w:hAnsi="Times New Roman" w:cs="Times New Roman"/>
                <w:sz w:val="18"/>
                <w:szCs w:val="18"/>
              </w:rPr>
            </w:pPr>
          </w:p>
        </w:tc>
        <w:tc>
          <w:tcPr>
            <w:tcW w:w="1984" w:type="dxa"/>
            <w:vMerge w:val="restart"/>
            <w:vAlign w:val="center"/>
            <w:hideMark/>
          </w:tcPr>
          <w:p w14:paraId="2399D6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vAlign w:val="center"/>
            <w:hideMark/>
          </w:tcPr>
          <w:p w14:paraId="5FB74A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C2821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vAlign w:val="center"/>
            <w:hideMark/>
          </w:tcPr>
          <w:p w14:paraId="6205D9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7F49E54" w14:textId="77777777" w:rsidR="00700D6F" w:rsidRPr="00700D6F" w:rsidRDefault="00700D6F" w:rsidP="00C639D6">
            <w:pPr>
              <w:jc w:val="center"/>
              <w:rPr>
                <w:rFonts w:ascii="Times New Roman" w:hAnsi="Times New Roman" w:cs="Times New Roman"/>
                <w:sz w:val="18"/>
                <w:szCs w:val="18"/>
              </w:rPr>
            </w:pPr>
          </w:p>
        </w:tc>
      </w:tr>
      <w:tr w:rsidR="00700D6F" w:rsidRPr="00700D6F" w14:paraId="36075419" w14:textId="77777777" w:rsidTr="003D2AE5">
        <w:trPr>
          <w:trHeight w:val="20"/>
        </w:trPr>
        <w:tc>
          <w:tcPr>
            <w:tcW w:w="1413" w:type="dxa"/>
            <w:vMerge/>
            <w:vAlign w:val="center"/>
            <w:hideMark/>
          </w:tcPr>
          <w:p w14:paraId="63ABEF3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60419D8"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766054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w:t>
            </w:r>
          </w:p>
        </w:tc>
        <w:tc>
          <w:tcPr>
            <w:tcW w:w="1842" w:type="dxa"/>
            <w:vAlign w:val="center"/>
            <w:hideMark/>
          </w:tcPr>
          <w:p w14:paraId="689C54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06A1C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700A75B" w14:textId="77777777" w:rsidR="00700D6F" w:rsidRPr="00700D6F" w:rsidRDefault="00700D6F" w:rsidP="00C639D6">
            <w:pPr>
              <w:jc w:val="center"/>
              <w:rPr>
                <w:rFonts w:ascii="Times New Roman" w:hAnsi="Times New Roman" w:cs="Times New Roman"/>
                <w:sz w:val="18"/>
                <w:szCs w:val="18"/>
              </w:rPr>
            </w:pPr>
          </w:p>
        </w:tc>
      </w:tr>
      <w:tr w:rsidR="00700D6F" w:rsidRPr="00700D6F" w14:paraId="54BC4F44" w14:textId="77777777" w:rsidTr="003D2AE5">
        <w:trPr>
          <w:trHeight w:val="20"/>
        </w:trPr>
        <w:tc>
          <w:tcPr>
            <w:tcW w:w="1413" w:type="dxa"/>
            <w:vMerge/>
            <w:vAlign w:val="center"/>
            <w:hideMark/>
          </w:tcPr>
          <w:p w14:paraId="66DFE32A"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361AAC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386160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AAE65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F6E5D1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94CD961" w14:textId="7A8A65FA"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4DB6FDC4" w14:textId="77777777" w:rsidTr="003D2AE5">
        <w:trPr>
          <w:trHeight w:val="20"/>
        </w:trPr>
        <w:tc>
          <w:tcPr>
            <w:tcW w:w="1413" w:type="dxa"/>
            <w:vMerge/>
            <w:vAlign w:val="center"/>
            <w:hideMark/>
          </w:tcPr>
          <w:p w14:paraId="5C183B74"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28ADB2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2AA1C4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1AEB0E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689AE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D9731E" w14:textId="11E21EBF" w:rsidR="00700D6F" w:rsidRPr="00700D6F" w:rsidRDefault="00700D6F" w:rsidP="00C639D6">
            <w:pPr>
              <w:jc w:val="center"/>
              <w:rPr>
                <w:rFonts w:ascii="Times New Roman" w:hAnsi="Times New Roman" w:cs="Times New Roman"/>
                <w:sz w:val="18"/>
                <w:szCs w:val="18"/>
              </w:rPr>
            </w:pPr>
          </w:p>
        </w:tc>
      </w:tr>
      <w:tr w:rsidR="00700D6F" w:rsidRPr="00700D6F" w14:paraId="74333FA0" w14:textId="77777777" w:rsidTr="003D2AE5">
        <w:trPr>
          <w:trHeight w:val="20"/>
        </w:trPr>
        <w:tc>
          <w:tcPr>
            <w:tcW w:w="1413" w:type="dxa"/>
            <w:vMerge/>
            <w:vAlign w:val="center"/>
            <w:hideMark/>
          </w:tcPr>
          <w:p w14:paraId="1F48068C"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292FF91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30747DA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004C79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269722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EF40967" w14:textId="4C0168BD" w:rsidR="00700D6F" w:rsidRPr="00700D6F" w:rsidRDefault="00700D6F" w:rsidP="00C639D6">
            <w:pPr>
              <w:jc w:val="center"/>
              <w:rPr>
                <w:rFonts w:ascii="Times New Roman" w:hAnsi="Times New Roman" w:cs="Times New Roman"/>
                <w:sz w:val="18"/>
                <w:szCs w:val="18"/>
              </w:rPr>
            </w:pPr>
          </w:p>
        </w:tc>
      </w:tr>
      <w:tr w:rsidR="00700D6F" w:rsidRPr="00700D6F" w14:paraId="762F1236" w14:textId="77777777" w:rsidTr="003D2AE5">
        <w:trPr>
          <w:trHeight w:val="20"/>
        </w:trPr>
        <w:tc>
          <w:tcPr>
            <w:tcW w:w="1413" w:type="dxa"/>
            <w:vMerge/>
            <w:vAlign w:val="center"/>
            <w:hideMark/>
          </w:tcPr>
          <w:p w14:paraId="03B19FE1"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504F206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69BDD7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248B55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04F755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37C0B23" w14:textId="2E278189" w:rsidR="00700D6F" w:rsidRPr="00700D6F" w:rsidRDefault="00700D6F" w:rsidP="00C639D6">
            <w:pPr>
              <w:jc w:val="center"/>
              <w:rPr>
                <w:rFonts w:ascii="Times New Roman" w:hAnsi="Times New Roman" w:cs="Times New Roman"/>
                <w:sz w:val="18"/>
                <w:szCs w:val="18"/>
              </w:rPr>
            </w:pPr>
          </w:p>
        </w:tc>
      </w:tr>
      <w:tr w:rsidR="00700D6F" w:rsidRPr="00700D6F" w14:paraId="0701AE43" w14:textId="77777777" w:rsidTr="003D2AE5">
        <w:trPr>
          <w:trHeight w:val="20"/>
        </w:trPr>
        <w:tc>
          <w:tcPr>
            <w:tcW w:w="1413" w:type="dxa"/>
            <w:vMerge/>
            <w:vAlign w:val="center"/>
            <w:hideMark/>
          </w:tcPr>
          <w:p w14:paraId="0ABB7B6B" w14:textId="77777777" w:rsidR="00700D6F" w:rsidRPr="00700D6F" w:rsidRDefault="00700D6F" w:rsidP="00C639D6">
            <w:pPr>
              <w:jc w:val="center"/>
              <w:rPr>
                <w:rFonts w:ascii="Times New Roman" w:hAnsi="Times New Roman" w:cs="Times New Roman"/>
                <w:sz w:val="18"/>
                <w:szCs w:val="18"/>
              </w:rPr>
            </w:pPr>
          </w:p>
        </w:tc>
        <w:tc>
          <w:tcPr>
            <w:tcW w:w="1984" w:type="dxa"/>
            <w:vAlign w:val="center"/>
            <w:hideMark/>
          </w:tcPr>
          <w:p w14:paraId="557A73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55B418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7922749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9E0A2D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5A5E94E2" w14:textId="4F6E98EB" w:rsidR="00700D6F" w:rsidRPr="00700D6F" w:rsidRDefault="00700D6F" w:rsidP="00C639D6">
            <w:pPr>
              <w:jc w:val="center"/>
              <w:rPr>
                <w:rFonts w:ascii="Times New Roman" w:hAnsi="Times New Roman" w:cs="Times New Roman"/>
                <w:sz w:val="18"/>
                <w:szCs w:val="18"/>
              </w:rPr>
            </w:pPr>
          </w:p>
        </w:tc>
      </w:tr>
      <w:tr w:rsidR="00700D6F" w:rsidRPr="00700D6F" w14:paraId="3A637441" w14:textId="77777777" w:rsidTr="003D2AE5">
        <w:trPr>
          <w:trHeight w:val="20"/>
        </w:trPr>
        <w:tc>
          <w:tcPr>
            <w:tcW w:w="1413" w:type="dxa"/>
            <w:vMerge w:val="restart"/>
            <w:noWrap/>
            <w:vAlign w:val="center"/>
            <w:hideMark/>
          </w:tcPr>
          <w:p w14:paraId="5FBDA7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p(C</w:t>
            </w:r>
            <w:r w:rsidRPr="00F13E46">
              <w:rPr>
                <w:rFonts w:ascii="Times New Roman" w:hAnsi="Times New Roman" w:cs="Times New Roman"/>
                <w:sz w:val="18"/>
                <w:szCs w:val="18"/>
                <w:vertAlign w:val="subscript"/>
              </w:rPr>
              <w:t>3</w:t>
            </w:r>
            <w:r w:rsidRPr="00700D6F">
              <w:rPr>
                <w:rFonts w:ascii="Times New Roman" w:hAnsi="Times New Roman" w:cs="Times New Roman"/>
                <w:sz w:val="18"/>
                <w:szCs w:val="18"/>
              </w:rPr>
              <w:t>NDI-T)</w:t>
            </w:r>
          </w:p>
        </w:tc>
        <w:tc>
          <w:tcPr>
            <w:tcW w:w="1984" w:type="dxa"/>
            <w:noWrap/>
            <w:vAlign w:val="center"/>
            <w:hideMark/>
          </w:tcPr>
          <w:p w14:paraId="09D7379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207BC91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7DD294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0A865B8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50F8B0DA" w14:textId="76CF9C92"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6B9F8EF5" w14:textId="77777777" w:rsidTr="003D2AE5">
        <w:trPr>
          <w:trHeight w:val="20"/>
        </w:trPr>
        <w:tc>
          <w:tcPr>
            <w:tcW w:w="1413" w:type="dxa"/>
            <w:vMerge/>
            <w:vAlign w:val="center"/>
            <w:hideMark/>
          </w:tcPr>
          <w:p w14:paraId="1B019F2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842C8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521E87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DFC69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3D272E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98A6BC4" w14:textId="1F744968" w:rsidR="00700D6F" w:rsidRPr="00700D6F" w:rsidRDefault="00700D6F" w:rsidP="00C639D6">
            <w:pPr>
              <w:jc w:val="center"/>
              <w:rPr>
                <w:rFonts w:ascii="Times New Roman" w:hAnsi="Times New Roman" w:cs="Times New Roman"/>
                <w:sz w:val="18"/>
                <w:szCs w:val="18"/>
              </w:rPr>
            </w:pPr>
          </w:p>
        </w:tc>
      </w:tr>
      <w:tr w:rsidR="00700D6F" w:rsidRPr="00700D6F" w14:paraId="55B87793" w14:textId="77777777" w:rsidTr="003D2AE5">
        <w:trPr>
          <w:trHeight w:val="20"/>
        </w:trPr>
        <w:tc>
          <w:tcPr>
            <w:tcW w:w="1413" w:type="dxa"/>
            <w:vMerge/>
            <w:vAlign w:val="center"/>
            <w:hideMark/>
          </w:tcPr>
          <w:p w14:paraId="1A766712"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4B5CE38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4591582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F0C8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7735D2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B2DD38B" w14:textId="46572328" w:rsidR="00700D6F" w:rsidRPr="00700D6F" w:rsidRDefault="00700D6F" w:rsidP="00C639D6">
            <w:pPr>
              <w:jc w:val="center"/>
              <w:rPr>
                <w:rFonts w:ascii="Times New Roman" w:hAnsi="Times New Roman" w:cs="Times New Roman"/>
                <w:sz w:val="18"/>
                <w:szCs w:val="18"/>
              </w:rPr>
            </w:pPr>
          </w:p>
        </w:tc>
      </w:tr>
      <w:tr w:rsidR="00700D6F" w:rsidRPr="00700D6F" w14:paraId="6EFDB377" w14:textId="77777777" w:rsidTr="003D2AE5">
        <w:trPr>
          <w:trHeight w:val="20"/>
        </w:trPr>
        <w:tc>
          <w:tcPr>
            <w:tcW w:w="1413" w:type="dxa"/>
            <w:vMerge/>
            <w:vAlign w:val="center"/>
            <w:hideMark/>
          </w:tcPr>
          <w:p w14:paraId="6C81B50D"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470BB75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278696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57B1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C4CBA7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C6D505A" w14:textId="6F7090FE" w:rsidR="00700D6F" w:rsidRPr="00700D6F" w:rsidRDefault="00700D6F" w:rsidP="00C639D6">
            <w:pPr>
              <w:jc w:val="center"/>
              <w:rPr>
                <w:rFonts w:ascii="Times New Roman" w:hAnsi="Times New Roman" w:cs="Times New Roman"/>
                <w:sz w:val="18"/>
                <w:szCs w:val="18"/>
              </w:rPr>
            </w:pPr>
          </w:p>
        </w:tc>
      </w:tr>
      <w:tr w:rsidR="00700D6F" w:rsidRPr="00700D6F" w14:paraId="7A70D668" w14:textId="77777777" w:rsidTr="003D2AE5">
        <w:trPr>
          <w:trHeight w:val="20"/>
        </w:trPr>
        <w:tc>
          <w:tcPr>
            <w:tcW w:w="1413" w:type="dxa"/>
            <w:vMerge/>
            <w:vAlign w:val="center"/>
            <w:hideMark/>
          </w:tcPr>
          <w:p w14:paraId="061C991C"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22A7DD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032B9E6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B6930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D76C9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0351DF6" w14:textId="6B306F7D" w:rsidR="00700D6F" w:rsidRPr="00700D6F" w:rsidRDefault="00700D6F" w:rsidP="00C639D6">
            <w:pPr>
              <w:jc w:val="center"/>
              <w:rPr>
                <w:rFonts w:ascii="Times New Roman" w:hAnsi="Times New Roman" w:cs="Times New Roman"/>
                <w:sz w:val="18"/>
                <w:szCs w:val="18"/>
              </w:rPr>
            </w:pPr>
          </w:p>
        </w:tc>
      </w:tr>
      <w:tr w:rsidR="00700D6F" w:rsidRPr="00700D6F" w14:paraId="38E5605F" w14:textId="77777777" w:rsidTr="003D2AE5">
        <w:trPr>
          <w:trHeight w:val="20"/>
        </w:trPr>
        <w:tc>
          <w:tcPr>
            <w:tcW w:w="1413" w:type="dxa"/>
            <w:vMerge/>
            <w:vAlign w:val="center"/>
            <w:hideMark/>
          </w:tcPr>
          <w:p w14:paraId="4E906D8D"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5C7912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2417E08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0D7BB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774F680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3279677" w14:textId="24C9F8C6" w:rsidR="00700D6F" w:rsidRPr="00700D6F" w:rsidRDefault="00700D6F" w:rsidP="00C639D6">
            <w:pPr>
              <w:jc w:val="center"/>
              <w:rPr>
                <w:rFonts w:ascii="Times New Roman" w:hAnsi="Times New Roman" w:cs="Times New Roman"/>
                <w:sz w:val="18"/>
                <w:szCs w:val="18"/>
              </w:rPr>
            </w:pPr>
          </w:p>
        </w:tc>
      </w:tr>
      <w:tr w:rsidR="00700D6F" w:rsidRPr="00700D6F" w14:paraId="4F4E740B" w14:textId="77777777" w:rsidTr="003D2AE5">
        <w:trPr>
          <w:trHeight w:val="20"/>
        </w:trPr>
        <w:tc>
          <w:tcPr>
            <w:tcW w:w="1413" w:type="dxa"/>
            <w:vMerge w:val="restart"/>
            <w:noWrap/>
            <w:vAlign w:val="center"/>
            <w:hideMark/>
          </w:tcPr>
          <w:p w14:paraId="1DB7A62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p(C</w:t>
            </w:r>
            <w:r w:rsidRPr="00F13E46">
              <w:rPr>
                <w:rFonts w:ascii="Times New Roman" w:hAnsi="Times New Roman" w:cs="Times New Roman"/>
                <w:sz w:val="18"/>
                <w:szCs w:val="18"/>
                <w:vertAlign w:val="subscript"/>
              </w:rPr>
              <w:t>6</w:t>
            </w:r>
            <w:r w:rsidRPr="00700D6F">
              <w:rPr>
                <w:rFonts w:ascii="Times New Roman" w:hAnsi="Times New Roman" w:cs="Times New Roman"/>
                <w:sz w:val="18"/>
                <w:szCs w:val="18"/>
              </w:rPr>
              <w:t>NDI-T)</w:t>
            </w:r>
          </w:p>
        </w:tc>
        <w:tc>
          <w:tcPr>
            <w:tcW w:w="1984" w:type="dxa"/>
            <w:noWrap/>
            <w:vAlign w:val="center"/>
            <w:hideMark/>
          </w:tcPr>
          <w:p w14:paraId="296E464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68B65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CB205E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498A9D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4A409519" w14:textId="0737A66F"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2E45D6A2" w14:textId="77777777" w:rsidTr="003D2AE5">
        <w:trPr>
          <w:trHeight w:val="20"/>
        </w:trPr>
        <w:tc>
          <w:tcPr>
            <w:tcW w:w="1413" w:type="dxa"/>
            <w:vMerge/>
            <w:vAlign w:val="center"/>
            <w:hideMark/>
          </w:tcPr>
          <w:p w14:paraId="5617516B"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79B4D3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BEEEF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55DA6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0A7A37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533C896" w14:textId="2AF04C88" w:rsidR="00700D6F" w:rsidRPr="00700D6F" w:rsidRDefault="00700D6F" w:rsidP="00C639D6">
            <w:pPr>
              <w:jc w:val="center"/>
              <w:rPr>
                <w:rFonts w:ascii="Times New Roman" w:hAnsi="Times New Roman" w:cs="Times New Roman"/>
                <w:sz w:val="18"/>
                <w:szCs w:val="18"/>
              </w:rPr>
            </w:pPr>
          </w:p>
        </w:tc>
      </w:tr>
      <w:tr w:rsidR="00700D6F" w:rsidRPr="00700D6F" w14:paraId="17FF26C6" w14:textId="77777777" w:rsidTr="003D2AE5">
        <w:trPr>
          <w:trHeight w:val="20"/>
        </w:trPr>
        <w:tc>
          <w:tcPr>
            <w:tcW w:w="1413" w:type="dxa"/>
            <w:vMerge/>
            <w:vAlign w:val="center"/>
            <w:hideMark/>
          </w:tcPr>
          <w:p w14:paraId="06B8AF2D"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76250F6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06CC32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2AA703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F9F38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B358A5B" w14:textId="54E8E694" w:rsidR="00700D6F" w:rsidRPr="00700D6F" w:rsidRDefault="00700D6F" w:rsidP="00C639D6">
            <w:pPr>
              <w:jc w:val="center"/>
              <w:rPr>
                <w:rFonts w:ascii="Times New Roman" w:hAnsi="Times New Roman" w:cs="Times New Roman"/>
                <w:sz w:val="18"/>
                <w:szCs w:val="18"/>
              </w:rPr>
            </w:pPr>
          </w:p>
        </w:tc>
      </w:tr>
      <w:tr w:rsidR="00700D6F" w:rsidRPr="00700D6F" w14:paraId="1338E552" w14:textId="77777777" w:rsidTr="003D2AE5">
        <w:trPr>
          <w:trHeight w:val="20"/>
        </w:trPr>
        <w:tc>
          <w:tcPr>
            <w:tcW w:w="1413" w:type="dxa"/>
            <w:vMerge/>
            <w:vAlign w:val="center"/>
            <w:hideMark/>
          </w:tcPr>
          <w:p w14:paraId="57537A0B"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387DD50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4E636AD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70715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45C4FD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2E919D1A" w14:textId="3C217F13" w:rsidR="00700D6F" w:rsidRPr="00700D6F" w:rsidRDefault="00700D6F" w:rsidP="00C639D6">
            <w:pPr>
              <w:jc w:val="center"/>
              <w:rPr>
                <w:rFonts w:ascii="Times New Roman" w:hAnsi="Times New Roman" w:cs="Times New Roman"/>
                <w:sz w:val="18"/>
                <w:szCs w:val="18"/>
              </w:rPr>
            </w:pPr>
          </w:p>
        </w:tc>
      </w:tr>
      <w:tr w:rsidR="00700D6F" w:rsidRPr="00700D6F" w14:paraId="3C34FB15" w14:textId="77777777" w:rsidTr="003D2AE5">
        <w:trPr>
          <w:trHeight w:val="20"/>
        </w:trPr>
        <w:tc>
          <w:tcPr>
            <w:tcW w:w="1413" w:type="dxa"/>
            <w:vMerge/>
            <w:vAlign w:val="center"/>
            <w:hideMark/>
          </w:tcPr>
          <w:p w14:paraId="1D1C70E0"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672311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7736E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26A3B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307DE28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05B22287" w14:textId="685E8D5A" w:rsidR="00700D6F" w:rsidRPr="00700D6F" w:rsidRDefault="00700D6F" w:rsidP="00C639D6">
            <w:pPr>
              <w:jc w:val="center"/>
              <w:rPr>
                <w:rFonts w:ascii="Times New Roman" w:hAnsi="Times New Roman" w:cs="Times New Roman"/>
                <w:sz w:val="18"/>
                <w:szCs w:val="18"/>
              </w:rPr>
            </w:pPr>
          </w:p>
        </w:tc>
      </w:tr>
      <w:tr w:rsidR="00700D6F" w:rsidRPr="00700D6F" w14:paraId="41A51A21" w14:textId="77777777" w:rsidTr="003D2AE5">
        <w:trPr>
          <w:trHeight w:val="20"/>
        </w:trPr>
        <w:tc>
          <w:tcPr>
            <w:tcW w:w="1413" w:type="dxa"/>
            <w:vMerge/>
            <w:vAlign w:val="center"/>
            <w:hideMark/>
          </w:tcPr>
          <w:p w14:paraId="79A78CA1"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BCB03F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2663B76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A80C03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100-200mgmL</w:t>
            </w:r>
          </w:p>
        </w:tc>
        <w:tc>
          <w:tcPr>
            <w:tcW w:w="851" w:type="dxa"/>
            <w:noWrap/>
            <w:vAlign w:val="center"/>
            <w:hideMark/>
          </w:tcPr>
          <w:p w14:paraId="185BD6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9E73ACC" w14:textId="505ACE27" w:rsidR="00700D6F" w:rsidRPr="00700D6F" w:rsidRDefault="00700D6F" w:rsidP="00C639D6">
            <w:pPr>
              <w:jc w:val="center"/>
              <w:rPr>
                <w:rFonts w:ascii="Times New Roman" w:hAnsi="Times New Roman" w:cs="Times New Roman"/>
                <w:sz w:val="18"/>
                <w:szCs w:val="18"/>
              </w:rPr>
            </w:pPr>
          </w:p>
        </w:tc>
      </w:tr>
      <w:tr w:rsidR="00700D6F" w:rsidRPr="00700D6F" w14:paraId="494D9631" w14:textId="77777777" w:rsidTr="003D2AE5">
        <w:trPr>
          <w:trHeight w:val="20"/>
        </w:trPr>
        <w:tc>
          <w:tcPr>
            <w:tcW w:w="1413" w:type="dxa"/>
            <w:vMerge w:val="restart"/>
            <w:noWrap/>
            <w:vAlign w:val="center"/>
            <w:hideMark/>
          </w:tcPr>
          <w:p w14:paraId="6B4DAC0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w:t>
            </w:r>
          </w:p>
        </w:tc>
        <w:tc>
          <w:tcPr>
            <w:tcW w:w="1984" w:type="dxa"/>
            <w:vMerge w:val="restart"/>
            <w:noWrap/>
            <w:vAlign w:val="center"/>
            <w:hideMark/>
          </w:tcPr>
          <w:p w14:paraId="1DCD7BD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F156F6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5EA88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5E73A67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45A8913" w14:textId="1CD3CFE5"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27E84A50" w14:textId="77777777" w:rsidTr="003D2AE5">
        <w:trPr>
          <w:trHeight w:val="20"/>
        </w:trPr>
        <w:tc>
          <w:tcPr>
            <w:tcW w:w="1413" w:type="dxa"/>
            <w:vMerge/>
            <w:vAlign w:val="center"/>
            <w:hideMark/>
          </w:tcPr>
          <w:p w14:paraId="31FC662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AE7715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BF3A630"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D3B774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140mgmL</w:t>
            </w:r>
          </w:p>
        </w:tc>
        <w:tc>
          <w:tcPr>
            <w:tcW w:w="851" w:type="dxa"/>
            <w:noWrap/>
            <w:vAlign w:val="center"/>
            <w:hideMark/>
          </w:tcPr>
          <w:p w14:paraId="5D5A96B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6D7C318" w14:textId="77777777" w:rsidR="00700D6F" w:rsidRPr="00700D6F" w:rsidRDefault="00700D6F" w:rsidP="00C639D6">
            <w:pPr>
              <w:jc w:val="center"/>
              <w:rPr>
                <w:rFonts w:ascii="Times New Roman" w:hAnsi="Times New Roman" w:cs="Times New Roman"/>
                <w:sz w:val="18"/>
                <w:szCs w:val="18"/>
              </w:rPr>
            </w:pPr>
          </w:p>
        </w:tc>
      </w:tr>
      <w:tr w:rsidR="00700D6F" w:rsidRPr="00700D6F" w14:paraId="5A34E7CD" w14:textId="77777777" w:rsidTr="003D2AE5">
        <w:trPr>
          <w:trHeight w:val="20"/>
        </w:trPr>
        <w:tc>
          <w:tcPr>
            <w:tcW w:w="1413" w:type="dxa"/>
            <w:vMerge/>
            <w:vAlign w:val="center"/>
            <w:hideMark/>
          </w:tcPr>
          <w:p w14:paraId="2B599A7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787E13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2D79283"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31C60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170mgmL</w:t>
            </w:r>
          </w:p>
        </w:tc>
        <w:tc>
          <w:tcPr>
            <w:tcW w:w="851" w:type="dxa"/>
            <w:noWrap/>
            <w:vAlign w:val="center"/>
            <w:hideMark/>
          </w:tcPr>
          <w:p w14:paraId="32AB9E8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2610295" w14:textId="77777777" w:rsidR="00700D6F" w:rsidRPr="00700D6F" w:rsidRDefault="00700D6F" w:rsidP="00C639D6">
            <w:pPr>
              <w:jc w:val="center"/>
              <w:rPr>
                <w:rFonts w:ascii="Times New Roman" w:hAnsi="Times New Roman" w:cs="Times New Roman"/>
                <w:sz w:val="18"/>
                <w:szCs w:val="18"/>
              </w:rPr>
            </w:pPr>
          </w:p>
        </w:tc>
      </w:tr>
      <w:tr w:rsidR="00700D6F" w:rsidRPr="00700D6F" w14:paraId="29803D79" w14:textId="77777777" w:rsidTr="003D2AE5">
        <w:trPr>
          <w:trHeight w:val="20"/>
        </w:trPr>
        <w:tc>
          <w:tcPr>
            <w:tcW w:w="1413" w:type="dxa"/>
            <w:vMerge/>
            <w:vAlign w:val="center"/>
            <w:hideMark/>
          </w:tcPr>
          <w:p w14:paraId="2BCD01D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2CBBD3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D26BE5A"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2612E6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53D151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3A9155F" w14:textId="77777777" w:rsidR="00700D6F" w:rsidRPr="00700D6F" w:rsidRDefault="00700D6F" w:rsidP="00C639D6">
            <w:pPr>
              <w:jc w:val="center"/>
              <w:rPr>
                <w:rFonts w:ascii="Times New Roman" w:hAnsi="Times New Roman" w:cs="Times New Roman"/>
                <w:sz w:val="18"/>
                <w:szCs w:val="18"/>
              </w:rPr>
            </w:pPr>
          </w:p>
        </w:tc>
      </w:tr>
      <w:tr w:rsidR="00700D6F" w:rsidRPr="00700D6F" w14:paraId="02E0A992" w14:textId="77777777" w:rsidTr="003D2AE5">
        <w:trPr>
          <w:trHeight w:val="20"/>
        </w:trPr>
        <w:tc>
          <w:tcPr>
            <w:tcW w:w="1413" w:type="dxa"/>
            <w:vMerge w:val="restart"/>
            <w:noWrap/>
            <w:vAlign w:val="center"/>
            <w:hideMark/>
          </w:tcPr>
          <w:p w14:paraId="4F42F30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PII-T</w:t>
            </w:r>
          </w:p>
        </w:tc>
        <w:tc>
          <w:tcPr>
            <w:tcW w:w="1984" w:type="dxa"/>
            <w:vMerge w:val="restart"/>
            <w:noWrap/>
            <w:vAlign w:val="center"/>
            <w:hideMark/>
          </w:tcPr>
          <w:p w14:paraId="56719B1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F58D6B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321E3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3BF22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D41C75B" w14:textId="151A8FF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69CEAE0" w14:textId="77777777" w:rsidTr="003D2AE5">
        <w:trPr>
          <w:trHeight w:val="20"/>
        </w:trPr>
        <w:tc>
          <w:tcPr>
            <w:tcW w:w="1413" w:type="dxa"/>
            <w:vMerge/>
            <w:vAlign w:val="center"/>
            <w:hideMark/>
          </w:tcPr>
          <w:p w14:paraId="4E81923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BD46B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F32CDAA"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B08F77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20A115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8156077" w14:textId="3DD282DF" w:rsidR="00700D6F" w:rsidRPr="00700D6F" w:rsidRDefault="00700D6F" w:rsidP="00C639D6">
            <w:pPr>
              <w:jc w:val="center"/>
              <w:rPr>
                <w:rFonts w:ascii="Times New Roman" w:hAnsi="Times New Roman" w:cs="Times New Roman"/>
                <w:sz w:val="18"/>
                <w:szCs w:val="18"/>
              </w:rPr>
            </w:pPr>
          </w:p>
        </w:tc>
      </w:tr>
      <w:tr w:rsidR="00700D6F" w:rsidRPr="00700D6F" w14:paraId="0FDB9448" w14:textId="77777777" w:rsidTr="003D2AE5">
        <w:trPr>
          <w:trHeight w:val="20"/>
        </w:trPr>
        <w:tc>
          <w:tcPr>
            <w:tcW w:w="1413" w:type="dxa"/>
            <w:vMerge/>
            <w:vAlign w:val="center"/>
            <w:hideMark/>
          </w:tcPr>
          <w:p w14:paraId="70E8F03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354157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BC86BF2"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12E1E41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EF894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40DE0A8" w14:textId="22B452AB" w:rsidR="00700D6F" w:rsidRPr="00700D6F" w:rsidRDefault="00700D6F" w:rsidP="00C639D6">
            <w:pPr>
              <w:jc w:val="center"/>
              <w:rPr>
                <w:rFonts w:ascii="Times New Roman" w:hAnsi="Times New Roman" w:cs="Times New Roman"/>
                <w:sz w:val="18"/>
                <w:szCs w:val="18"/>
              </w:rPr>
            </w:pPr>
          </w:p>
        </w:tc>
      </w:tr>
      <w:tr w:rsidR="00700D6F" w:rsidRPr="00700D6F" w14:paraId="6AED9A4B" w14:textId="77777777" w:rsidTr="003D2AE5">
        <w:trPr>
          <w:trHeight w:val="20"/>
        </w:trPr>
        <w:tc>
          <w:tcPr>
            <w:tcW w:w="1413" w:type="dxa"/>
            <w:vMerge w:val="restart"/>
            <w:noWrap/>
            <w:vAlign w:val="center"/>
            <w:hideMark/>
          </w:tcPr>
          <w:p w14:paraId="6A233E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PII-TT</w:t>
            </w:r>
          </w:p>
        </w:tc>
        <w:tc>
          <w:tcPr>
            <w:tcW w:w="1984" w:type="dxa"/>
            <w:vMerge w:val="restart"/>
            <w:noWrap/>
            <w:vAlign w:val="center"/>
            <w:hideMark/>
          </w:tcPr>
          <w:p w14:paraId="651A8EA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6DF85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19B0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5C9A8AB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83D24BC" w14:textId="4F29168D"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2CDB558" w14:textId="77777777" w:rsidTr="003D2AE5">
        <w:trPr>
          <w:trHeight w:val="20"/>
        </w:trPr>
        <w:tc>
          <w:tcPr>
            <w:tcW w:w="1413" w:type="dxa"/>
            <w:vMerge/>
            <w:vAlign w:val="center"/>
            <w:hideMark/>
          </w:tcPr>
          <w:p w14:paraId="4F6E353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1FC668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AF64A4B"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358D05C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E225CC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70A3B73" w14:textId="77777777" w:rsidR="00700D6F" w:rsidRPr="00700D6F" w:rsidRDefault="00700D6F" w:rsidP="00C639D6">
            <w:pPr>
              <w:jc w:val="center"/>
              <w:rPr>
                <w:rFonts w:ascii="Times New Roman" w:hAnsi="Times New Roman" w:cs="Times New Roman"/>
                <w:sz w:val="18"/>
                <w:szCs w:val="18"/>
              </w:rPr>
            </w:pPr>
          </w:p>
        </w:tc>
      </w:tr>
      <w:tr w:rsidR="00700D6F" w:rsidRPr="00700D6F" w14:paraId="51BC8D61" w14:textId="77777777" w:rsidTr="003D2AE5">
        <w:trPr>
          <w:trHeight w:val="20"/>
        </w:trPr>
        <w:tc>
          <w:tcPr>
            <w:tcW w:w="1413" w:type="dxa"/>
            <w:vMerge/>
            <w:vAlign w:val="center"/>
            <w:hideMark/>
          </w:tcPr>
          <w:p w14:paraId="6AF93CF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6A44BE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800F972"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86E4F1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ADE47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A2A9FB0" w14:textId="77777777" w:rsidR="00700D6F" w:rsidRPr="00700D6F" w:rsidRDefault="00700D6F" w:rsidP="00C639D6">
            <w:pPr>
              <w:jc w:val="center"/>
              <w:rPr>
                <w:rFonts w:ascii="Times New Roman" w:hAnsi="Times New Roman" w:cs="Times New Roman"/>
                <w:sz w:val="18"/>
                <w:szCs w:val="18"/>
              </w:rPr>
            </w:pPr>
          </w:p>
        </w:tc>
      </w:tr>
      <w:tr w:rsidR="00700D6F" w:rsidRPr="00700D6F" w14:paraId="3AC72B4C" w14:textId="77777777" w:rsidTr="003D2AE5">
        <w:trPr>
          <w:trHeight w:val="20"/>
        </w:trPr>
        <w:tc>
          <w:tcPr>
            <w:tcW w:w="1413" w:type="dxa"/>
            <w:vMerge/>
            <w:vAlign w:val="center"/>
            <w:hideMark/>
          </w:tcPr>
          <w:p w14:paraId="1B0903B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3E0854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764FF88"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8ABD3F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2F01A4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53FDF0C" w14:textId="77777777" w:rsidR="00700D6F" w:rsidRPr="00700D6F" w:rsidRDefault="00700D6F" w:rsidP="00C639D6">
            <w:pPr>
              <w:jc w:val="center"/>
              <w:rPr>
                <w:rFonts w:ascii="Times New Roman" w:hAnsi="Times New Roman" w:cs="Times New Roman"/>
                <w:sz w:val="18"/>
                <w:szCs w:val="18"/>
              </w:rPr>
            </w:pPr>
          </w:p>
        </w:tc>
      </w:tr>
      <w:tr w:rsidR="00700D6F" w:rsidRPr="00700D6F" w14:paraId="1A75F220" w14:textId="77777777" w:rsidTr="003D2AE5">
        <w:trPr>
          <w:trHeight w:val="20"/>
        </w:trPr>
        <w:tc>
          <w:tcPr>
            <w:tcW w:w="1413" w:type="dxa"/>
            <w:vMerge/>
            <w:vAlign w:val="center"/>
            <w:hideMark/>
          </w:tcPr>
          <w:p w14:paraId="514822E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76F582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595830B"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3D123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9516B4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1757074" w14:textId="77777777" w:rsidR="00700D6F" w:rsidRPr="00700D6F" w:rsidRDefault="00700D6F" w:rsidP="00C639D6">
            <w:pPr>
              <w:jc w:val="center"/>
              <w:rPr>
                <w:rFonts w:ascii="Times New Roman" w:hAnsi="Times New Roman" w:cs="Times New Roman"/>
                <w:sz w:val="18"/>
                <w:szCs w:val="18"/>
              </w:rPr>
            </w:pPr>
          </w:p>
        </w:tc>
      </w:tr>
      <w:tr w:rsidR="00700D6F" w:rsidRPr="00700D6F" w14:paraId="0F63A478" w14:textId="77777777" w:rsidTr="003D2AE5">
        <w:trPr>
          <w:trHeight w:val="20"/>
        </w:trPr>
        <w:tc>
          <w:tcPr>
            <w:tcW w:w="1413" w:type="dxa"/>
            <w:vMerge/>
            <w:vAlign w:val="center"/>
            <w:hideMark/>
          </w:tcPr>
          <w:p w14:paraId="749B98C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42307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649209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E74FE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950875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2EEE949" w14:textId="77777777" w:rsidR="00700D6F" w:rsidRPr="00700D6F" w:rsidRDefault="00700D6F" w:rsidP="00C639D6">
            <w:pPr>
              <w:jc w:val="center"/>
              <w:rPr>
                <w:rFonts w:ascii="Times New Roman" w:hAnsi="Times New Roman" w:cs="Times New Roman"/>
                <w:sz w:val="18"/>
                <w:szCs w:val="18"/>
              </w:rPr>
            </w:pPr>
          </w:p>
        </w:tc>
      </w:tr>
      <w:tr w:rsidR="00700D6F" w:rsidRPr="00700D6F" w14:paraId="72EA6F9A" w14:textId="77777777" w:rsidTr="003D2AE5">
        <w:trPr>
          <w:trHeight w:val="20"/>
        </w:trPr>
        <w:tc>
          <w:tcPr>
            <w:tcW w:w="1413" w:type="dxa"/>
            <w:vMerge w:val="restart"/>
            <w:noWrap/>
            <w:vAlign w:val="center"/>
            <w:hideMark/>
          </w:tcPr>
          <w:p w14:paraId="07CBF53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PTII-2T</w:t>
            </w:r>
          </w:p>
        </w:tc>
        <w:tc>
          <w:tcPr>
            <w:tcW w:w="1984" w:type="dxa"/>
            <w:vMerge w:val="restart"/>
            <w:noWrap/>
            <w:vAlign w:val="center"/>
            <w:hideMark/>
          </w:tcPr>
          <w:p w14:paraId="368A1BD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B5BB6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77A4E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60FD1B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CCC3D2A" w14:textId="7D3D6881"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604DC6F8" w14:textId="77777777" w:rsidTr="003D2AE5">
        <w:trPr>
          <w:trHeight w:val="20"/>
        </w:trPr>
        <w:tc>
          <w:tcPr>
            <w:tcW w:w="1413" w:type="dxa"/>
            <w:vMerge/>
            <w:vAlign w:val="center"/>
            <w:hideMark/>
          </w:tcPr>
          <w:p w14:paraId="6FC85E6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4D9B72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54668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3EF142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80mgmL</w:t>
            </w:r>
          </w:p>
        </w:tc>
        <w:tc>
          <w:tcPr>
            <w:tcW w:w="851" w:type="dxa"/>
            <w:noWrap/>
            <w:vAlign w:val="center"/>
            <w:hideMark/>
          </w:tcPr>
          <w:p w14:paraId="45E4E9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93B46ED" w14:textId="77777777" w:rsidR="00700D6F" w:rsidRPr="00700D6F" w:rsidRDefault="00700D6F" w:rsidP="00C639D6">
            <w:pPr>
              <w:jc w:val="center"/>
              <w:rPr>
                <w:rFonts w:ascii="Times New Roman" w:hAnsi="Times New Roman" w:cs="Times New Roman"/>
                <w:sz w:val="18"/>
                <w:szCs w:val="18"/>
              </w:rPr>
            </w:pPr>
          </w:p>
        </w:tc>
      </w:tr>
      <w:tr w:rsidR="00700D6F" w:rsidRPr="00700D6F" w14:paraId="19FA3447" w14:textId="77777777" w:rsidTr="003D2AE5">
        <w:trPr>
          <w:trHeight w:val="20"/>
        </w:trPr>
        <w:tc>
          <w:tcPr>
            <w:tcW w:w="1413" w:type="dxa"/>
            <w:vMerge/>
            <w:vAlign w:val="center"/>
            <w:hideMark/>
          </w:tcPr>
          <w:p w14:paraId="2D67D45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349D19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1F977D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1A77A75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B5A6C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079D73" w14:textId="77777777" w:rsidR="00700D6F" w:rsidRPr="00700D6F" w:rsidRDefault="00700D6F" w:rsidP="00C639D6">
            <w:pPr>
              <w:jc w:val="center"/>
              <w:rPr>
                <w:rFonts w:ascii="Times New Roman" w:hAnsi="Times New Roman" w:cs="Times New Roman"/>
                <w:sz w:val="18"/>
                <w:szCs w:val="18"/>
              </w:rPr>
            </w:pPr>
          </w:p>
        </w:tc>
      </w:tr>
      <w:tr w:rsidR="00700D6F" w:rsidRPr="00700D6F" w14:paraId="01BEF4E4" w14:textId="77777777" w:rsidTr="003D2AE5">
        <w:trPr>
          <w:trHeight w:val="20"/>
        </w:trPr>
        <w:tc>
          <w:tcPr>
            <w:tcW w:w="1413" w:type="dxa"/>
            <w:vMerge/>
            <w:vAlign w:val="center"/>
            <w:hideMark/>
          </w:tcPr>
          <w:p w14:paraId="5474EAA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45BCE0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0FAF06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5E66D4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3FBE56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9B28E4D" w14:textId="77777777" w:rsidR="00700D6F" w:rsidRPr="00700D6F" w:rsidRDefault="00700D6F" w:rsidP="00C639D6">
            <w:pPr>
              <w:jc w:val="center"/>
              <w:rPr>
                <w:rFonts w:ascii="Times New Roman" w:hAnsi="Times New Roman" w:cs="Times New Roman"/>
                <w:sz w:val="18"/>
                <w:szCs w:val="18"/>
              </w:rPr>
            </w:pPr>
          </w:p>
        </w:tc>
      </w:tr>
      <w:tr w:rsidR="00700D6F" w:rsidRPr="00700D6F" w14:paraId="2BF6A12A" w14:textId="77777777" w:rsidTr="003D2AE5">
        <w:trPr>
          <w:trHeight w:val="20"/>
        </w:trPr>
        <w:tc>
          <w:tcPr>
            <w:tcW w:w="1413" w:type="dxa"/>
            <w:vMerge w:val="restart"/>
            <w:noWrap/>
            <w:vAlign w:val="center"/>
            <w:hideMark/>
          </w:tcPr>
          <w:p w14:paraId="52DA56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PII-3T</w:t>
            </w:r>
          </w:p>
        </w:tc>
        <w:tc>
          <w:tcPr>
            <w:tcW w:w="1984" w:type="dxa"/>
            <w:noWrap/>
            <w:vAlign w:val="center"/>
            <w:hideMark/>
          </w:tcPr>
          <w:p w14:paraId="1D31276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1C2460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5066F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10-300mgmL</w:t>
            </w:r>
          </w:p>
        </w:tc>
        <w:tc>
          <w:tcPr>
            <w:tcW w:w="851" w:type="dxa"/>
            <w:noWrap/>
            <w:vAlign w:val="center"/>
            <w:hideMark/>
          </w:tcPr>
          <w:p w14:paraId="32F1BC8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40F0D811" w14:textId="34FDEFF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63AAA968" w14:textId="77777777" w:rsidTr="003D2AE5">
        <w:trPr>
          <w:trHeight w:val="20"/>
        </w:trPr>
        <w:tc>
          <w:tcPr>
            <w:tcW w:w="1413" w:type="dxa"/>
            <w:vMerge/>
            <w:vAlign w:val="center"/>
            <w:hideMark/>
          </w:tcPr>
          <w:p w14:paraId="7D109846"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00AEAD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Trichlorobenzene</w:t>
            </w:r>
          </w:p>
        </w:tc>
        <w:tc>
          <w:tcPr>
            <w:tcW w:w="993" w:type="dxa"/>
            <w:noWrap/>
            <w:vAlign w:val="center"/>
            <w:hideMark/>
          </w:tcPr>
          <w:p w14:paraId="4855A6C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EC72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41E1D87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78908C29" w14:textId="3B1EB47C"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726BF647" w14:textId="77777777" w:rsidTr="003D2AE5">
        <w:trPr>
          <w:trHeight w:val="20"/>
        </w:trPr>
        <w:tc>
          <w:tcPr>
            <w:tcW w:w="1413" w:type="dxa"/>
            <w:vMerge/>
            <w:vAlign w:val="center"/>
            <w:hideMark/>
          </w:tcPr>
          <w:p w14:paraId="05F58F9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8919AD9"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44EE434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190</w:t>
            </w:r>
          </w:p>
        </w:tc>
        <w:tc>
          <w:tcPr>
            <w:tcW w:w="1842" w:type="dxa"/>
            <w:noWrap/>
            <w:vAlign w:val="center"/>
            <w:hideMark/>
          </w:tcPr>
          <w:p w14:paraId="03971F4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10-200mgmL</w:t>
            </w:r>
          </w:p>
        </w:tc>
        <w:tc>
          <w:tcPr>
            <w:tcW w:w="851" w:type="dxa"/>
            <w:noWrap/>
            <w:vAlign w:val="center"/>
            <w:hideMark/>
          </w:tcPr>
          <w:p w14:paraId="5798D57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262C812" w14:textId="47ECEACC" w:rsidR="00700D6F" w:rsidRPr="00700D6F" w:rsidRDefault="00700D6F" w:rsidP="00C639D6">
            <w:pPr>
              <w:jc w:val="center"/>
              <w:rPr>
                <w:rFonts w:ascii="Times New Roman" w:hAnsi="Times New Roman" w:cs="Times New Roman"/>
                <w:sz w:val="18"/>
                <w:szCs w:val="18"/>
              </w:rPr>
            </w:pPr>
          </w:p>
        </w:tc>
      </w:tr>
      <w:tr w:rsidR="00700D6F" w:rsidRPr="00700D6F" w14:paraId="09F543F5" w14:textId="77777777" w:rsidTr="003D2AE5">
        <w:trPr>
          <w:trHeight w:val="20"/>
        </w:trPr>
        <w:tc>
          <w:tcPr>
            <w:tcW w:w="1413" w:type="dxa"/>
            <w:vMerge w:val="restart"/>
            <w:noWrap/>
            <w:vAlign w:val="center"/>
            <w:hideMark/>
          </w:tcPr>
          <w:p w14:paraId="0818BF8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PII-TTT</w:t>
            </w:r>
          </w:p>
        </w:tc>
        <w:tc>
          <w:tcPr>
            <w:tcW w:w="1984" w:type="dxa"/>
            <w:noWrap/>
            <w:vAlign w:val="center"/>
            <w:hideMark/>
          </w:tcPr>
          <w:p w14:paraId="3877B3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31C9E8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BF9E88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D5B1E5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noWrap/>
            <w:vAlign w:val="center"/>
            <w:hideMark/>
          </w:tcPr>
          <w:p w14:paraId="09285604" w14:textId="081742B9"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30311CBC" w14:textId="77777777" w:rsidTr="003D2AE5">
        <w:trPr>
          <w:trHeight w:val="20"/>
        </w:trPr>
        <w:tc>
          <w:tcPr>
            <w:tcW w:w="1413" w:type="dxa"/>
            <w:vMerge/>
            <w:vAlign w:val="center"/>
            <w:hideMark/>
          </w:tcPr>
          <w:p w14:paraId="31D4A8FF"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46640B4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711E8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51B09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0957E24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609E366A" w14:textId="3B923D4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w:t>
            </w:r>
            <w:r w:rsidRPr="00700D6F">
              <w:rPr>
                <w:rFonts w:ascii="Times New Roman" w:hAnsi="Times New Roman" w:cs="Times New Roman"/>
                <w:sz w:val="18"/>
                <w:szCs w:val="18"/>
              </w:rPr>
              <w:t>h</w:t>
            </w:r>
            <w:r w:rsidRPr="00700D6F">
              <w:rPr>
                <w:rFonts w:ascii="Times New Roman" w:hAnsi="Times New Roman" w:cs="Times New Roman" w:hint="eastAsia"/>
                <w:sz w:val="18"/>
                <w:szCs w:val="18"/>
              </w:rPr>
              <w:t>is work</w:t>
            </w:r>
          </w:p>
        </w:tc>
      </w:tr>
      <w:tr w:rsidR="00700D6F" w:rsidRPr="00700D6F" w14:paraId="6CD1FD72" w14:textId="77777777" w:rsidTr="003D2AE5">
        <w:trPr>
          <w:trHeight w:val="20"/>
        </w:trPr>
        <w:tc>
          <w:tcPr>
            <w:tcW w:w="1413" w:type="dxa"/>
            <w:vMerge/>
            <w:vAlign w:val="center"/>
            <w:hideMark/>
          </w:tcPr>
          <w:p w14:paraId="0A0FF1CC"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0BBE32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6305D9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2790C7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28E0C5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5222B411" w14:textId="502AB2D3" w:rsidR="00700D6F" w:rsidRPr="00700D6F" w:rsidRDefault="00700D6F" w:rsidP="00C639D6">
            <w:pPr>
              <w:jc w:val="center"/>
              <w:rPr>
                <w:rFonts w:ascii="Times New Roman" w:hAnsi="Times New Roman" w:cs="Times New Roman"/>
                <w:sz w:val="18"/>
                <w:szCs w:val="18"/>
              </w:rPr>
            </w:pPr>
          </w:p>
        </w:tc>
      </w:tr>
      <w:tr w:rsidR="00700D6F" w:rsidRPr="00700D6F" w14:paraId="07089CC0" w14:textId="77777777" w:rsidTr="003D2AE5">
        <w:trPr>
          <w:trHeight w:val="20"/>
        </w:trPr>
        <w:tc>
          <w:tcPr>
            <w:tcW w:w="1413" w:type="dxa"/>
            <w:vMerge w:val="restart"/>
            <w:noWrap/>
            <w:vAlign w:val="center"/>
            <w:hideMark/>
          </w:tcPr>
          <w:p w14:paraId="2809A2E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PII-2T (C8-C10)</w:t>
            </w:r>
          </w:p>
        </w:tc>
        <w:tc>
          <w:tcPr>
            <w:tcW w:w="1984" w:type="dxa"/>
            <w:vMerge w:val="restart"/>
            <w:noWrap/>
            <w:vAlign w:val="center"/>
            <w:hideMark/>
          </w:tcPr>
          <w:p w14:paraId="14BA251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442CF82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0C380CF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D5626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07A64E10" w14:textId="44C7ECF6"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6CB0F3E" w14:textId="77777777" w:rsidTr="003D2AE5">
        <w:trPr>
          <w:trHeight w:val="20"/>
        </w:trPr>
        <w:tc>
          <w:tcPr>
            <w:tcW w:w="1413" w:type="dxa"/>
            <w:vMerge/>
            <w:vAlign w:val="center"/>
            <w:hideMark/>
          </w:tcPr>
          <w:p w14:paraId="6558BBC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827F43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FCFD92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3CAE02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906CF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5FE3FEF" w14:textId="393955E1" w:rsidR="00700D6F" w:rsidRPr="00700D6F" w:rsidRDefault="00700D6F" w:rsidP="00C639D6">
            <w:pPr>
              <w:jc w:val="center"/>
              <w:rPr>
                <w:rFonts w:ascii="Times New Roman" w:hAnsi="Times New Roman" w:cs="Times New Roman"/>
                <w:sz w:val="18"/>
                <w:szCs w:val="18"/>
              </w:rPr>
            </w:pPr>
          </w:p>
        </w:tc>
      </w:tr>
      <w:tr w:rsidR="00700D6F" w:rsidRPr="00700D6F" w14:paraId="4667BF75" w14:textId="77777777" w:rsidTr="003D2AE5">
        <w:trPr>
          <w:trHeight w:val="20"/>
        </w:trPr>
        <w:tc>
          <w:tcPr>
            <w:tcW w:w="1413" w:type="dxa"/>
            <w:vMerge/>
            <w:vAlign w:val="center"/>
            <w:hideMark/>
          </w:tcPr>
          <w:p w14:paraId="0FD9901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879EE6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8BB4DF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4AADC3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9CE070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ED9DB88" w14:textId="4EF6B66C" w:rsidR="00700D6F" w:rsidRPr="00700D6F" w:rsidRDefault="00700D6F" w:rsidP="00C639D6">
            <w:pPr>
              <w:jc w:val="center"/>
              <w:rPr>
                <w:rFonts w:ascii="Times New Roman" w:hAnsi="Times New Roman" w:cs="Times New Roman"/>
                <w:sz w:val="18"/>
                <w:szCs w:val="18"/>
              </w:rPr>
            </w:pPr>
          </w:p>
        </w:tc>
      </w:tr>
      <w:tr w:rsidR="00700D6F" w:rsidRPr="00700D6F" w14:paraId="2010E1EF" w14:textId="77777777" w:rsidTr="003D2AE5">
        <w:trPr>
          <w:trHeight w:val="20"/>
        </w:trPr>
        <w:tc>
          <w:tcPr>
            <w:tcW w:w="1413" w:type="dxa"/>
            <w:vMerge/>
            <w:vAlign w:val="center"/>
            <w:hideMark/>
          </w:tcPr>
          <w:p w14:paraId="5797D91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770C86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CC62C2E"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999C33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E3F5E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4CB75FE0" w14:textId="774C0249" w:rsidR="00700D6F" w:rsidRPr="00700D6F" w:rsidRDefault="00700D6F" w:rsidP="00C639D6">
            <w:pPr>
              <w:jc w:val="center"/>
              <w:rPr>
                <w:rFonts w:ascii="Times New Roman" w:hAnsi="Times New Roman" w:cs="Times New Roman"/>
                <w:sz w:val="18"/>
                <w:szCs w:val="18"/>
              </w:rPr>
            </w:pPr>
          </w:p>
        </w:tc>
      </w:tr>
      <w:tr w:rsidR="00700D6F" w:rsidRPr="00700D6F" w14:paraId="022038BD" w14:textId="77777777" w:rsidTr="003D2AE5">
        <w:trPr>
          <w:trHeight w:val="20"/>
        </w:trPr>
        <w:tc>
          <w:tcPr>
            <w:tcW w:w="1413" w:type="dxa"/>
            <w:vMerge/>
            <w:vAlign w:val="center"/>
            <w:hideMark/>
          </w:tcPr>
          <w:p w14:paraId="353D2FA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759CAA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AC0FA62"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852498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7DBCEA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204C38" w14:textId="608B5F3C" w:rsidR="00700D6F" w:rsidRPr="00700D6F" w:rsidRDefault="00700D6F" w:rsidP="00C639D6">
            <w:pPr>
              <w:jc w:val="center"/>
              <w:rPr>
                <w:rFonts w:ascii="Times New Roman" w:hAnsi="Times New Roman" w:cs="Times New Roman"/>
                <w:sz w:val="18"/>
                <w:szCs w:val="18"/>
              </w:rPr>
            </w:pPr>
          </w:p>
        </w:tc>
      </w:tr>
      <w:tr w:rsidR="00700D6F" w:rsidRPr="00700D6F" w14:paraId="3CA0BAF7" w14:textId="77777777" w:rsidTr="003D2AE5">
        <w:trPr>
          <w:trHeight w:val="20"/>
        </w:trPr>
        <w:tc>
          <w:tcPr>
            <w:tcW w:w="1413" w:type="dxa"/>
            <w:vMerge/>
            <w:vAlign w:val="center"/>
            <w:hideMark/>
          </w:tcPr>
          <w:p w14:paraId="4CA0E35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33E4E5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8505DF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E307D1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53C42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29C777" w14:textId="2B111E51" w:rsidR="00700D6F" w:rsidRPr="00700D6F" w:rsidRDefault="00700D6F" w:rsidP="00C639D6">
            <w:pPr>
              <w:jc w:val="center"/>
              <w:rPr>
                <w:rFonts w:ascii="Times New Roman" w:hAnsi="Times New Roman" w:cs="Times New Roman"/>
                <w:sz w:val="18"/>
                <w:szCs w:val="18"/>
              </w:rPr>
            </w:pPr>
          </w:p>
        </w:tc>
      </w:tr>
      <w:tr w:rsidR="00700D6F" w:rsidRPr="00700D6F" w14:paraId="5F29E3FD" w14:textId="77777777" w:rsidTr="003D2AE5">
        <w:trPr>
          <w:trHeight w:val="20"/>
        </w:trPr>
        <w:tc>
          <w:tcPr>
            <w:tcW w:w="1413" w:type="dxa"/>
            <w:vMerge/>
            <w:vAlign w:val="center"/>
            <w:hideMark/>
          </w:tcPr>
          <w:p w14:paraId="69EE841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E4EBC4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D99B9AC"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7D74D93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6BE1C1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30D4881" w14:textId="36B0B489" w:rsidR="00700D6F" w:rsidRPr="00700D6F" w:rsidRDefault="00700D6F" w:rsidP="00C639D6">
            <w:pPr>
              <w:jc w:val="center"/>
              <w:rPr>
                <w:rFonts w:ascii="Times New Roman" w:hAnsi="Times New Roman" w:cs="Times New Roman"/>
                <w:sz w:val="18"/>
                <w:szCs w:val="18"/>
              </w:rPr>
            </w:pPr>
          </w:p>
        </w:tc>
      </w:tr>
      <w:tr w:rsidR="00700D6F" w:rsidRPr="00700D6F" w14:paraId="79DEBE6F" w14:textId="77777777" w:rsidTr="003D2AE5">
        <w:trPr>
          <w:trHeight w:val="20"/>
        </w:trPr>
        <w:tc>
          <w:tcPr>
            <w:tcW w:w="1413" w:type="dxa"/>
            <w:vMerge/>
            <w:vAlign w:val="center"/>
            <w:hideMark/>
          </w:tcPr>
          <w:p w14:paraId="0BB273A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80A802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5E2B5B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5617EF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85011D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DB3F2A" w14:textId="147BCECC" w:rsidR="00700D6F" w:rsidRPr="00700D6F" w:rsidRDefault="00700D6F" w:rsidP="00C639D6">
            <w:pPr>
              <w:jc w:val="center"/>
              <w:rPr>
                <w:rFonts w:ascii="Times New Roman" w:hAnsi="Times New Roman" w:cs="Times New Roman"/>
                <w:sz w:val="18"/>
                <w:szCs w:val="18"/>
              </w:rPr>
            </w:pPr>
          </w:p>
        </w:tc>
      </w:tr>
      <w:tr w:rsidR="00700D6F" w:rsidRPr="00700D6F" w14:paraId="0FEEFA39" w14:textId="77777777" w:rsidTr="003D2AE5">
        <w:trPr>
          <w:trHeight w:val="20"/>
        </w:trPr>
        <w:tc>
          <w:tcPr>
            <w:tcW w:w="1413" w:type="dxa"/>
            <w:vMerge/>
            <w:vAlign w:val="center"/>
            <w:hideMark/>
          </w:tcPr>
          <w:p w14:paraId="4073054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79E0CB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559E05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3FFE44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AE5A25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13FBB51" w14:textId="437F7DBB" w:rsidR="00700D6F" w:rsidRPr="00700D6F" w:rsidRDefault="00700D6F" w:rsidP="00C639D6">
            <w:pPr>
              <w:jc w:val="center"/>
              <w:rPr>
                <w:rFonts w:ascii="Times New Roman" w:hAnsi="Times New Roman" w:cs="Times New Roman"/>
                <w:sz w:val="18"/>
                <w:szCs w:val="18"/>
              </w:rPr>
            </w:pPr>
          </w:p>
        </w:tc>
      </w:tr>
      <w:tr w:rsidR="00700D6F" w:rsidRPr="00700D6F" w14:paraId="2B48DD79" w14:textId="77777777" w:rsidTr="003D2AE5">
        <w:trPr>
          <w:trHeight w:val="20"/>
        </w:trPr>
        <w:tc>
          <w:tcPr>
            <w:tcW w:w="1413" w:type="dxa"/>
            <w:vMerge/>
            <w:vAlign w:val="center"/>
            <w:hideMark/>
          </w:tcPr>
          <w:p w14:paraId="0EE35BE1"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3488F9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1B89C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263FF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15CE07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36FFA43" w14:textId="390A3913" w:rsidR="00700D6F" w:rsidRPr="00700D6F" w:rsidRDefault="00700D6F" w:rsidP="00C639D6">
            <w:pPr>
              <w:jc w:val="center"/>
              <w:rPr>
                <w:rFonts w:ascii="Times New Roman" w:hAnsi="Times New Roman" w:cs="Times New Roman"/>
                <w:sz w:val="18"/>
                <w:szCs w:val="18"/>
              </w:rPr>
            </w:pPr>
          </w:p>
        </w:tc>
      </w:tr>
      <w:tr w:rsidR="00700D6F" w:rsidRPr="00700D6F" w14:paraId="279E3D8D" w14:textId="77777777" w:rsidTr="003D2AE5">
        <w:trPr>
          <w:trHeight w:val="20"/>
        </w:trPr>
        <w:tc>
          <w:tcPr>
            <w:tcW w:w="1413" w:type="dxa"/>
            <w:vMerge/>
            <w:vAlign w:val="center"/>
            <w:hideMark/>
          </w:tcPr>
          <w:p w14:paraId="3578210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C9839E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6F302E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3C32E8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1DD16B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4F14BAC" w14:textId="03468283" w:rsidR="00700D6F" w:rsidRPr="00700D6F" w:rsidRDefault="00700D6F" w:rsidP="00C639D6">
            <w:pPr>
              <w:jc w:val="center"/>
              <w:rPr>
                <w:rFonts w:ascii="Times New Roman" w:hAnsi="Times New Roman" w:cs="Times New Roman"/>
                <w:sz w:val="18"/>
                <w:szCs w:val="18"/>
              </w:rPr>
            </w:pPr>
          </w:p>
        </w:tc>
      </w:tr>
      <w:tr w:rsidR="00700D6F" w:rsidRPr="00700D6F" w14:paraId="7EBD12CB" w14:textId="77777777" w:rsidTr="003D2AE5">
        <w:trPr>
          <w:trHeight w:val="20"/>
        </w:trPr>
        <w:tc>
          <w:tcPr>
            <w:tcW w:w="1413" w:type="dxa"/>
            <w:vMerge/>
            <w:vAlign w:val="center"/>
            <w:hideMark/>
          </w:tcPr>
          <w:p w14:paraId="70A0261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AE377F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37DE63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FF5C19E"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211AA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33C3ED" w14:textId="67C699D2" w:rsidR="00700D6F" w:rsidRPr="00700D6F" w:rsidRDefault="00700D6F" w:rsidP="00C639D6">
            <w:pPr>
              <w:jc w:val="center"/>
              <w:rPr>
                <w:rFonts w:ascii="Times New Roman" w:hAnsi="Times New Roman" w:cs="Times New Roman"/>
                <w:sz w:val="18"/>
                <w:szCs w:val="18"/>
              </w:rPr>
            </w:pPr>
          </w:p>
        </w:tc>
      </w:tr>
      <w:tr w:rsidR="00700D6F" w:rsidRPr="00700D6F" w14:paraId="31E64C20" w14:textId="77777777" w:rsidTr="003D2AE5">
        <w:trPr>
          <w:trHeight w:val="20"/>
        </w:trPr>
        <w:tc>
          <w:tcPr>
            <w:tcW w:w="1413" w:type="dxa"/>
            <w:vMerge/>
            <w:vAlign w:val="center"/>
            <w:hideMark/>
          </w:tcPr>
          <w:p w14:paraId="74ACE4F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7D8DF3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5F790F4"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580A9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4038EE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1E0BB30" w14:textId="21E35B2B" w:rsidR="00700D6F" w:rsidRPr="00700D6F" w:rsidRDefault="00700D6F" w:rsidP="00C639D6">
            <w:pPr>
              <w:jc w:val="center"/>
              <w:rPr>
                <w:rFonts w:ascii="Times New Roman" w:hAnsi="Times New Roman" w:cs="Times New Roman"/>
                <w:sz w:val="18"/>
                <w:szCs w:val="18"/>
              </w:rPr>
            </w:pPr>
          </w:p>
        </w:tc>
      </w:tr>
      <w:tr w:rsidR="00700D6F" w:rsidRPr="00700D6F" w14:paraId="235F27B2" w14:textId="77777777" w:rsidTr="003D2AE5">
        <w:trPr>
          <w:trHeight w:val="20"/>
        </w:trPr>
        <w:tc>
          <w:tcPr>
            <w:tcW w:w="1413" w:type="dxa"/>
            <w:vMerge/>
            <w:vAlign w:val="center"/>
            <w:hideMark/>
          </w:tcPr>
          <w:p w14:paraId="72E8727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A7BE5D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E2C71BE"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A1478A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E65E82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4A7607" w14:textId="3495B863" w:rsidR="00700D6F" w:rsidRPr="00700D6F" w:rsidRDefault="00700D6F" w:rsidP="00C639D6">
            <w:pPr>
              <w:jc w:val="center"/>
              <w:rPr>
                <w:rFonts w:ascii="Times New Roman" w:hAnsi="Times New Roman" w:cs="Times New Roman"/>
                <w:sz w:val="18"/>
                <w:szCs w:val="18"/>
              </w:rPr>
            </w:pPr>
          </w:p>
        </w:tc>
      </w:tr>
      <w:tr w:rsidR="00700D6F" w:rsidRPr="00700D6F" w14:paraId="1C205804" w14:textId="77777777" w:rsidTr="003D2AE5">
        <w:trPr>
          <w:trHeight w:val="20"/>
        </w:trPr>
        <w:tc>
          <w:tcPr>
            <w:tcW w:w="1413" w:type="dxa"/>
            <w:vMerge/>
            <w:vAlign w:val="center"/>
            <w:hideMark/>
          </w:tcPr>
          <w:p w14:paraId="734845E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6AE6BB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C65FE66"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FDD897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0F0529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ADE7847" w14:textId="5CB8A291" w:rsidR="00700D6F" w:rsidRPr="00700D6F" w:rsidRDefault="00700D6F" w:rsidP="00C639D6">
            <w:pPr>
              <w:jc w:val="center"/>
              <w:rPr>
                <w:rFonts w:ascii="Times New Roman" w:hAnsi="Times New Roman" w:cs="Times New Roman"/>
                <w:sz w:val="18"/>
                <w:szCs w:val="18"/>
              </w:rPr>
            </w:pPr>
          </w:p>
        </w:tc>
      </w:tr>
      <w:tr w:rsidR="00700D6F" w:rsidRPr="00700D6F" w14:paraId="429F4EB8" w14:textId="77777777" w:rsidTr="003D2AE5">
        <w:trPr>
          <w:trHeight w:val="20"/>
        </w:trPr>
        <w:tc>
          <w:tcPr>
            <w:tcW w:w="1413" w:type="dxa"/>
            <w:vMerge/>
            <w:vAlign w:val="center"/>
            <w:hideMark/>
          </w:tcPr>
          <w:p w14:paraId="0AB221B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EC3E07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B87FD0A"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5B035C8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B0240B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8EA806C" w14:textId="7A7B304D" w:rsidR="00700D6F" w:rsidRPr="00700D6F" w:rsidRDefault="00700D6F" w:rsidP="00C639D6">
            <w:pPr>
              <w:jc w:val="center"/>
              <w:rPr>
                <w:rFonts w:ascii="Times New Roman" w:hAnsi="Times New Roman" w:cs="Times New Roman"/>
                <w:sz w:val="18"/>
                <w:szCs w:val="18"/>
              </w:rPr>
            </w:pPr>
          </w:p>
        </w:tc>
      </w:tr>
      <w:tr w:rsidR="00700D6F" w:rsidRPr="00700D6F" w14:paraId="1AD52CB5" w14:textId="77777777" w:rsidTr="003D2AE5">
        <w:trPr>
          <w:trHeight w:val="20"/>
        </w:trPr>
        <w:tc>
          <w:tcPr>
            <w:tcW w:w="1413" w:type="dxa"/>
            <w:vMerge/>
            <w:vAlign w:val="center"/>
            <w:hideMark/>
          </w:tcPr>
          <w:p w14:paraId="1796B91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C477D0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D93341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341BD42"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C06463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0CBC86" w14:textId="2B09B700" w:rsidR="00700D6F" w:rsidRPr="00700D6F" w:rsidRDefault="00700D6F" w:rsidP="00C639D6">
            <w:pPr>
              <w:jc w:val="center"/>
              <w:rPr>
                <w:rFonts w:ascii="Times New Roman" w:hAnsi="Times New Roman" w:cs="Times New Roman"/>
                <w:sz w:val="18"/>
                <w:szCs w:val="18"/>
              </w:rPr>
            </w:pPr>
          </w:p>
        </w:tc>
      </w:tr>
      <w:tr w:rsidR="00700D6F" w:rsidRPr="00700D6F" w14:paraId="32DF2754" w14:textId="77777777" w:rsidTr="003D2AE5">
        <w:trPr>
          <w:trHeight w:val="20"/>
        </w:trPr>
        <w:tc>
          <w:tcPr>
            <w:tcW w:w="1413" w:type="dxa"/>
            <w:vMerge/>
            <w:vAlign w:val="center"/>
            <w:hideMark/>
          </w:tcPr>
          <w:p w14:paraId="2D27692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BF9CA1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8CBCFA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DE9B24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9681BC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E3485F2" w14:textId="4E3E0354" w:rsidR="00700D6F" w:rsidRPr="00700D6F" w:rsidRDefault="00700D6F" w:rsidP="00C639D6">
            <w:pPr>
              <w:jc w:val="center"/>
              <w:rPr>
                <w:rFonts w:ascii="Times New Roman" w:hAnsi="Times New Roman" w:cs="Times New Roman"/>
                <w:sz w:val="18"/>
                <w:szCs w:val="18"/>
              </w:rPr>
            </w:pPr>
          </w:p>
        </w:tc>
      </w:tr>
      <w:tr w:rsidR="00700D6F" w:rsidRPr="00700D6F" w14:paraId="4858F6BD" w14:textId="77777777" w:rsidTr="003D2AE5">
        <w:trPr>
          <w:trHeight w:val="20"/>
        </w:trPr>
        <w:tc>
          <w:tcPr>
            <w:tcW w:w="1413" w:type="dxa"/>
            <w:vMerge/>
            <w:vAlign w:val="center"/>
            <w:hideMark/>
          </w:tcPr>
          <w:p w14:paraId="012FE3CF"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254321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1B66AA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4C9828F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69079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6832322" w14:textId="106D923E" w:rsidR="00700D6F" w:rsidRPr="00700D6F" w:rsidRDefault="00700D6F" w:rsidP="00C639D6">
            <w:pPr>
              <w:jc w:val="center"/>
              <w:rPr>
                <w:rFonts w:ascii="Times New Roman" w:hAnsi="Times New Roman" w:cs="Times New Roman"/>
                <w:sz w:val="18"/>
                <w:szCs w:val="18"/>
              </w:rPr>
            </w:pPr>
          </w:p>
        </w:tc>
      </w:tr>
      <w:tr w:rsidR="00700D6F" w:rsidRPr="00700D6F" w14:paraId="0A91624C" w14:textId="77777777" w:rsidTr="003D2AE5">
        <w:trPr>
          <w:trHeight w:val="20"/>
        </w:trPr>
        <w:tc>
          <w:tcPr>
            <w:tcW w:w="1413" w:type="dxa"/>
            <w:vMerge/>
            <w:vAlign w:val="center"/>
            <w:hideMark/>
          </w:tcPr>
          <w:p w14:paraId="197ED46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1A778C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0D1C384"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A46422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46553B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8A607DC" w14:textId="486CED77" w:rsidR="00700D6F" w:rsidRPr="00700D6F" w:rsidRDefault="00700D6F" w:rsidP="00C639D6">
            <w:pPr>
              <w:jc w:val="center"/>
              <w:rPr>
                <w:rFonts w:ascii="Times New Roman" w:hAnsi="Times New Roman" w:cs="Times New Roman"/>
                <w:sz w:val="18"/>
                <w:szCs w:val="18"/>
              </w:rPr>
            </w:pPr>
          </w:p>
        </w:tc>
      </w:tr>
      <w:tr w:rsidR="00700D6F" w:rsidRPr="00700D6F" w14:paraId="349FAE91" w14:textId="77777777" w:rsidTr="003D2AE5">
        <w:trPr>
          <w:trHeight w:val="20"/>
        </w:trPr>
        <w:tc>
          <w:tcPr>
            <w:tcW w:w="1413" w:type="dxa"/>
            <w:vMerge/>
            <w:vAlign w:val="center"/>
            <w:hideMark/>
          </w:tcPr>
          <w:p w14:paraId="4350667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E77E6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8D8856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583DB6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E84BD5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E4A93F2" w14:textId="76D6FA52" w:rsidR="00700D6F" w:rsidRPr="00700D6F" w:rsidRDefault="00700D6F" w:rsidP="00C639D6">
            <w:pPr>
              <w:jc w:val="center"/>
              <w:rPr>
                <w:rFonts w:ascii="Times New Roman" w:hAnsi="Times New Roman" w:cs="Times New Roman"/>
                <w:sz w:val="18"/>
                <w:szCs w:val="18"/>
              </w:rPr>
            </w:pPr>
          </w:p>
        </w:tc>
      </w:tr>
      <w:tr w:rsidR="00700D6F" w:rsidRPr="00700D6F" w14:paraId="4A84C34B" w14:textId="77777777" w:rsidTr="003D2AE5">
        <w:trPr>
          <w:trHeight w:val="20"/>
        </w:trPr>
        <w:tc>
          <w:tcPr>
            <w:tcW w:w="1413" w:type="dxa"/>
            <w:vMerge/>
            <w:vAlign w:val="center"/>
            <w:hideMark/>
          </w:tcPr>
          <w:p w14:paraId="1CE319A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F5B0C0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2E960E0"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7E3666A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80C5F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FB89FA5" w14:textId="51394D31" w:rsidR="00700D6F" w:rsidRPr="00700D6F" w:rsidRDefault="00700D6F" w:rsidP="00C639D6">
            <w:pPr>
              <w:jc w:val="center"/>
              <w:rPr>
                <w:rFonts w:ascii="Times New Roman" w:hAnsi="Times New Roman" w:cs="Times New Roman"/>
                <w:sz w:val="18"/>
                <w:szCs w:val="18"/>
              </w:rPr>
            </w:pPr>
          </w:p>
        </w:tc>
      </w:tr>
      <w:tr w:rsidR="00700D6F" w:rsidRPr="00700D6F" w14:paraId="6E7332BB" w14:textId="77777777" w:rsidTr="003D2AE5">
        <w:trPr>
          <w:trHeight w:val="20"/>
        </w:trPr>
        <w:tc>
          <w:tcPr>
            <w:tcW w:w="1413" w:type="dxa"/>
            <w:vMerge/>
            <w:vAlign w:val="center"/>
            <w:hideMark/>
          </w:tcPr>
          <w:p w14:paraId="0B06C14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D3276A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3FD8ED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15CFF0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7B1A4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2C26A4A" w14:textId="2B2DA5FB" w:rsidR="00700D6F" w:rsidRPr="00700D6F" w:rsidRDefault="00700D6F" w:rsidP="00C639D6">
            <w:pPr>
              <w:jc w:val="center"/>
              <w:rPr>
                <w:rFonts w:ascii="Times New Roman" w:hAnsi="Times New Roman" w:cs="Times New Roman"/>
                <w:sz w:val="18"/>
                <w:szCs w:val="18"/>
              </w:rPr>
            </w:pPr>
          </w:p>
        </w:tc>
      </w:tr>
      <w:tr w:rsidR="00700D6F" w:rsidRPr="00700D6F" w14:paraId="69935BDD" w14:textId="77777777" w:rsidTr="003D2AE5">
        <w:trPr>
          <w:trHeight w:val="20"/>
        </w:trPr>
        <w:tc>
          <w:tcPr>
            <w:tcW w:w="1413" w:type="dxa"/>
            <w:vMerge/>
            <w:vAlign w:val="center"/>
            <w:hideMark/>
          </w:tcPr>
          <w:p w14:paraId="1ED8477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A3A6E0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E9B0B08"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D03169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A873D4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912FBAE" w14:textId="3862001E" w:rsidR="00700D6F" w:rsidRPr="00700D6F" w:rsidRDefault="00700D6F" w:rsidP="00C639D6">
            <w:pPr>
              <w:jc w:val="center"/>
              <w:rPr>
                <w:rFonts w:ascii="Times New Roman" w:hAnsi="Times New Roman" w:cs="Times New Roman"/>
                <w:sz w:val="18"/>
                <w:szCs w:val="18"/>
              </w:rPr>
            </w:pPr>
          </w:p>
        </w:tc>
      </w:tr>
      <w:tr w:rsidR="00700D6F" w:rsidRPr="00700D6F" w14:paraId="642E9519" w14:textId="77777777" w:rsidTr="003D2AE5">
        <w:trPr>
          <w:trHeight w:val="20"/>
        </w:trPr>
        <w:tc>
          <w:tcPr>
            <w:tcW w:w="1413" w:type="dxa"/>
            <w:vMerge/>
            <w:vAlign w:val="center"/>
            <w:hideMark/>
          </w:tcPr>
          <w:p w14:paraId="655E7B4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4ACB6F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0F365CA"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3494C4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A3901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B0AB445" w14:textId="3116BB08" w:rsidR="00700D6F" w:rsidRPr="00700D6F" w:rsidRDefault="00700D6F" w:rsidP="00C639D6">
            <w:pPr>
              <w:jc w:val="center"/>
              <w:rPr>
                <w:rFonts w:ascii="Times New Roman" w:hAnsi="Times New Roman" w:cs="Times New Roman"/>
                <w:sz w:val="18"/>
                <w:szCs w:val="18"/>
              </w:rPr>
            </w:pPr>
          </w:p>
        </w:tc>
      </w:tr>
      <w:tr w:rsidR="00700D6F" w:rsidRPr="00700D6F" w14:paraId="342E0C69" w14:textId="77777777" w:rsidTr="003D2AE5">
        <w:trPr>
          <w:trHeight w:val="20"/>
        </w:trPr>
        <w:tc>
          <w:tcPr>
            <w:tcW w:w="1413" w:type="dxa"/>
            <w:vMerge/>
            <w:vAlign w:val="center"/>
            <w:hideMark/>
          </w:tcPr>
          <w:p w14:paraId="2013309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B3D0C7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0132C3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A94C3D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82961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DF9AFF" w14:textId="4788426E" w:rsidR="00700D6F" w:rsidRPr="00700D6F" w:rsidRDefault="00700D6F" w:rsidP="00C639D6">
            <w:pPr>
              <w:jc w:val="center"/>
              <w:rPr>
                <w:rFonts w:ascii="Times New Roman" w:hAnsi="Times New Roman" w:cs="Times New Roman"/>
                <w:sz w:val="18"/>
                <w:szCs w:val="18"/>
              </w:rPr>
            </w:pPr>
          </w:p>
        </w:tc>
      </w:tr>
      <w:tr w:rsidR="00700D6F" w:rsidRPr="00700D6F" w14:paraId="59B08B8A" w14:textId="77777777" w:rsidTr="003D2AE5">
        <w:trPr>
          <w:trHeight w:val="20"/>
        </w:trPr>
        <w:tc>
          <w:tcPr>
            <w:tcW w:w="1413" w:type="dxa"/>
            <w:vMerge/>
            <w:vAlign w:val="center"/>
            <w:hideMark/>
          </w:tcPr>
          <w:p w14:paraId="1C82900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7DD556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1234FD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2BA3CF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DC1145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719844E" w14:textId="572BE2E1" w:rsidR="00700D6F" w:rsidRPr="00700D6F" w:rsidRDefault="00700D6F" w:rsidP="00C639D6">
            <w:pPr>
              <w:jc w:val="center"/>
              <w:rPr>
                <w:rFonts w:ascii="Times New Roman" w:hAnsi="Times New Roman" w:cs="Times New Roman"/>
                <w:sz w:val="18"/>
                <w:szCs w:val="18"/>
              </w:rPr>
            </w:pPr>
          </w:p>
        </w:tc>
      </w:tr>
      <w:tr w:rsidR="00700D6F" w:rsidRPr="00700D6F" w14:paraId="4C05E7B5" w14:textId="77777777" w:rsidTr="003D2AE5">
        <w:trPr>
          <w:trHeight w:val="20"/>
        </w:trPr>
        <w:tc>
          <w:tcPr>
            <w:tcW w:w="1413" w:type="dxa"/>
            <w:vMerge/>
            <w:vAlign w:val="center"/>
            <w:hideMark/>
          </w:tcPr>
          <w:p w14:paraId="672D958F"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5ACF7BF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vMerge w:val="restart"/>
            <w:noWrap/>
            <w:vAlign w:val="center"/>
            <w:hideMark/>
          </w:tcPr>
          <w:p w14:paraId="64D3BDF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A2AD97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8E64B7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9E33810" w14:textId="1F77FE40" w:rsidR="00700D6F" w:rsidRPr="00700D6F" w:rsidRDefault="00700D6F" w:rsidP="00C639D6">
            <w:pPr>
              <w:jc w:val="center"/>
              <w:rPr>
                <w:rFonts w:ascii="Times New Roman" w:hAnsi="Times New Roman" w:cs="Times New Roman"/>
                <w:sz w:val="18"/>
                <w:szCs w:val="18"/>
              </w:rPr>
            </w:pPr>
          </w:p>
        </w:tc>
      </w:tr>
      <w:tr w:rsidR="00700D6F" w:rsidRPr="00700D6F" w14:paraId="019E984A" w14:textId="77777777" w:rsidTr="003D2AE5">
        <w:trPr>
          <w:trHeight w:val="20"/>
        </w:trPr>
        <w:tc>
          <w:tcPr>
            <w:tcW w:w="1413" w:type="dxa"/>
            <w:vMerge/>
            <w:vAlign w:val="center"/>
            <w:hideMark/>
          </w:tcPr>
          <w:p w14:paraId="4D76054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3B4A7C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494EE8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08FB99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4CEA13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478B056" w14:textId="19522F9D" w:rsidR="00700D6F" w:rsidRPr="00700D6F" w:rsidRDefault="00700D6F" w:rsidP="00C639D6">
            <w:pPr>
              <w:jc w:val="center"/>
              <w:rPr>
                <w:rFonts w:ascii="Times New Roman" w:hAnsi="Times New Roman" w:cs="Times New Roman"/>
                <w:sz w:val="18"/>
                <w:szCs w:val="18"/>
              </w:rPr>
            </w:pPr>
          </w:p>
        </w:tc>
      </w:tr>
      <w:tr w:rsidR="00700D6F" w:rsidRPr="00700D6F" w14:paraId="3B7062C5" w14:textId="77777777" w:rsidTr="003D2AE5">
        <w:trPr>
          <w:trHeight w:val="20"/>
        </w:trPr>
        <w:tc>
          <w:tcPr>
            <w:tcW w:w="1413" w:type="dxa"/>
            <w:vMerge/>
            <w:vAlign w:val="center"/>
            <w:hideMark/>
          </w:tcPr>
          <w:p w14:paraId="3CBDA90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309AB6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501B46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D71FA4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89A639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F03B97C" w14:textId="309F6350" w:rsidR="00700D6F" w:rsidRPr="00700D6F" w:rsidRDefault="00700D6F" w:rsidP="00C639D6">
            <w:pPr>
              <w:jc w:val="center"/>
              <w:rPr>
                <w:rFonts w:ascii="Times New Roman" w:hAnsi="Times New Roman" w:cs="Times New Roman"/>
                <w:sz w:val="18"/>
                <w:szCs w:val="18"/>
              </w:rPr>
            </w:pPr>
          </w:p>
        </w:tc>
      </w:tr>
      <w:tr w:rsidR="00700D6F" w:rsidRPr="00700D6F" w14:paraId="1B12D185" w14:textId="77777777" w:rsidTr="003D2AE5">
        <w:trPr>
          <w:trHeight w:val="20"/>
        </w:trPr>
        <w:tc>
          <w:tcPr>
            <w:tcW w:w="1413" w:type="dxa"/>
            <w:vMerge/>
            <w:vAlign w:val="center"/>
            <w:hideMark/>
          </w:tcPr>
          <w:p w14:paraId="02A559D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C73425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CC53C9C"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5B2E2D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B55ED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FD693A5" w14:textId="7669A23F" w:rsidR="00700D6F" w:rsidRPr="00700D6F" w:rsidRDefault="00700D6F" w:rsidP="00C639D6">
            <w:pPr>
              <w:jc w:val="center"/>
              <w:rPr>
                <w:rFonts w:ascii="Times New Roman" w:hAnsi="Times New Roman" w:cs="Times New Roman"/>
                <w:sz w:val="18"/>
                <w:szCs w:val="18"/>
              </w:rPr>
            </w:pPr>
          </w:p>
        </w:tc>
      </w:tr>
      <w:tr w:rsidR="00700D6F" w:rsidRPr="00700D6F" w14:paraId="1CA08A88" w14:textId="77777777" w:rsidTr="003D2AE5">
        <w:trPr>
          <w:trHeight w:val="20"/>
        </w:trPr>
        <w:tc>
          <w:tcPr>
            <w:tcW w:w="1413" w:type="dxa"/>
            <w:vMerge/>
            <w:vAlign w:val="center"/>
            <w:hideMark/>
          </w:tcPr>
          <w:p w14:paraId="64F01D0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A97185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18DD0A5"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88A1A4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51E71C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7D344A0" w14:textId="7FB80E9A" w:rsidR="00700D6F" w:rsidRPr="00700D6F" w:rsidRDefault="00700D6F" w:rsidP="00C639D6">
            <w:pPr>
              <w:jc w:val="center"/>
              <w:rPr>
                <w:rFonts w:ascii="Times New Roman" w:hAnsi="Times New Roman" w:cs="Times New Roman"/>
                <w:sz w:val="18"/>
                <w:szCs w:val="18"/>
              </w:rPr>
            </w:pPr>
          </w:p>
        </w:tc>
      </w:tr>
      <w:tr w:rsidR="00700D6F" w:rsidRPr="00700D6F" w14:paraId="084C98A0" w14:textId="77777777" w:rsidTr="003D2AE5">
        <w:trPr>
          <w:trHeight w:val="20"/>
        </w:trPr>
        <w:tc>
          <w:tcPr>
            <w:tcW w:w="1413" w:type="dxa"/>
            <w:vMerge/>
            <w:vAlign w:val="center"/>
            <w:hideMark/>
          </w:tcPr>
          <w:p w14:paraId="58A2C50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76DC9E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9E68DE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CDE0C8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D92EFA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1582ED" w14:textId="1737CA2D" w:rsidR="00700D6F" w:rsidRPr="00700D6F" w:rsidRDefault="00700D6F" w:rsidP="00C639D6">
            <w:pPr>
              <w:jc w:val="center"/>
              <w:rPr>
                <w:rFonts w:ascii="Times New Roman" w:hAnsi="Times New Roman" w:cs="Times New Roman"/>
                <w:sz w:val="18"/>
                <w:szCs w:val="18"/>
              </w:rPr>
            </w:pPr>
          </w:p>
        </w:tc>
      </w:tr>
      <w:tr w:rsidR="00700D6F" w:rsidRPr="00700D6F" w14:paraId="6357FEDD" w14:textId="77777777" w:rsidTr="003D2AE5">
        <w:trPr>
          <w:trHeight w:val="20"/>
        </w:trPr>
        <w:tc>
          <w:tcPr>
            <w:tcW w:w="1413" w:type="dxa"/>
            <w:vMerge/>
            <w:vAlign w:val="center"/>
            <w:hideMark/>
          </w:tcPr>
          <w:p w14:paraId="6140D97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FE36B3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2942326"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815354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0AADCA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997ACBC" w14:textId="78B2F7AC" w:rsidR="00700D6F" w:rsidRPr="00700D6F" w:rsidRDefault="00700D6F" w:rsidP="00C639D6">
            <w:pPr>
              <w:jc w:val="center"/>
              <w:rPr>
                <w:rFonts w:ascii="Times New Roman" w:hAnsi="Times New Roman" w:cs="Times New Roman"/>
                <w:sz w:val="18"/>
                <w:szCs w:val="18"/>
              </w:rPr>
            </w:pPr>
          </w:p>
        </w:tc>
      </w:tr>
      <w:tr w:rsidR="00700D6F" w:rsidRPr="00700D6F" w14:paraId="717D2799" w14:textId="77777777" w:rsidTr="003D2AE5">
        <w:trPr>
          <w:trHeight w:val="20"/>
        </w:trPr>
        <w:tc>
          <w:tcPr>
            <w:tcW w:w="1413" w:type="dxa"/>
            <w:vMerge/>
            <w:vAlign w:val="center"/>
            <w:hideMark/>
          </w:tcPr>
          <w:p w14:paraId="496CFE0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55B148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22EAC9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3A1311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9E53D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C90AFE2" w14:textId="582A0E96" w:rsidR="00700D6F" w:rsidRPr="00700D6F" w:rsidRDefault="00700D6F" w:rsidP="00C639D6">
            <w:pPr>
              <w:jc w:val="center"/>
              <w:rPr>
                <w:rFonts w:ascii="Times New Roman" w:hAnsi="Times New Roman" w:cs="Times New Roman"/>
                <w:sz w:val="18"/>
                <w:szCs w:val="18"/>
              </w:rPr>
            </w:pPr>
          </w:p>
        </w:tc>
      </w:tr>
      <w:tr w:rsidR="00700D6F" w:rsidRPr="00700D6F" w14:paraId="42FD524D" w14:textId="77777777" w:rsidTr="003D2AE5">
        <w:trPr>
          <w:trHeight w:val="20"/>
        </w:trPr>
        <w:tc>
          <w:tcPr>
            <w:tcW w:w="1413" w:type="dxa"/>
            <w:vMerge/>
            <w:vAlign w:val="center"/>
            <w:hideMark/>
          </w:tcPr>
          <w:p w14:paraId="659FF25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420AB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465FA6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74478B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8D7036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EE00BE" w14:textId="427D9B5A" w:rsidR="00700D6F" w:rsidRPr="00700D6F" w:rsidRDefault="00700D6F" w:rsidP="00C639D6">
            <w:pPr>
              <w:jc w:val="center"/>
              <w:rPr>
                <w:rFonts w:ascii="Times New Roman" w:hAnsi="Times New Roman" w:cs="Times New Roman"/>
                <w:sz w:val="18"/>
                <w:szCs w:val="18"/>
              </w:rPr>
            </w:pPr>
          </w:p>
        </w:tc>
      </w:tr>
      <w:tr w:rsidR="00700D6F" w:rsidRPr="00700D6F" w14:paraId="27E9E79A" w14:textId="77777777" w:rsidTr="003D2AE5">
        <w:trPr>
          <w:trHeight w:val="20"/>
        </w:trPr>
        <w:tc>
          <w:tcPr>
            <w:tcW w:w="1413" w:type="dxa"/>
            <w:vMerge/>
            <w:vAlign w:val="center"/>
            <w:hideMark/>
          </w:tcPr>
          <w:p w14:paraId="5B54F6D3"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658DD8B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vMerge w:val="restart"/>
            <w:noWrap/>
            <w:vAlign w:val="center"/>
            <w:hideMark/>
          </w:tcPr>
          <w:p w14:paraId="0DC0AD9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33CF648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650422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4ECFE6D9" w14:textId="6CA302FF" w:rsidR="00700D6F" w:rsidRPr="00700D6F" w:rsidRDefault="00700D6F" w:rsidP="00C639D6">
            <w:pPr>
              <w:jc w:val="center"/>
              <w:rPr>
                <w:rFonts w:ascii="Times New Roman" w:hAnsi="Times New Roman" w:cs="Times New Roman"/>
                <w:sz w:val="18"/>
                <w:szCs w:val="18"/>
              </w:rPr>
            </w:pPr>
          </w:p>
        </w:tc>
      </w:tr>
      <w:tr w:rsidR="00700D6F" w:rsidRPr="00700D6F" w14:paraId="58B93916" w14:textId="77777777" w:rsidTr="003D2AE5">
        <w:trPr>
          <w:trHeight w:val="20"/>
        </w:trPr>
        <w:tc>
          <w:tcPr>
            <w:tcW w:w="1413" w:type="dxa"/>
            <w:vMerge/>
            <w:vAlign w:val="center"/>
            <w:hideMark/>
          </w:tcPr>
          <w:p w14:paraId="2B3E4CB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11551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3F9C93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0AA155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80228F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CE00C47" w14:textId="09DAC044" w:rsidR="00700D6F" w:rsidRPr="00700D6F" w:rsidRDefault="00700D6F" w:rsidP="00C639D6">
            <w:pPr>
              <w:jc w:val="center"/>
              <w:rPr>
                <w:rFonts w:ascii="Times New Roman" w:hAnsi="Times New Roman" w:cs="Times New Roman"/>
                <w:sz w:val="18"/>
                <w:szCs w:val="18"/>
              </w:rPr>
            </w:pPr>
          </w:p>
        </w:tc>
      </w:tr>
      <w:tr w:rsidR="00700D6F" w:rsidRPr="00700D6F" w14:paraId="149F4124" w14:textId="77777777" w:rsidTr="003D2AE5">
        <w:trPr>
          <w:trHeight w:val="20"/>
        </w:trPr>
        <w:tc>
          <w:tcPr>
            <w:tcW w:w="1413" w:type="dxa"/>
            <w:vMerge/>
            <w:vAlign w:val="center"/>
            <w:hideMark/>
          </w:tcPr>
          <w:p w14:paraId="476693E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5447C2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F5BB45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C22551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C26DA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C271F9E" w14:textId="3BB975EF" w:rsidR="00700D6F" w:rsidRPr="00700D6F" w:rsidRDefault="00700D6F" w:rsidP="00C639D6">
            <w:pPr>
              <w:jc w:val="center"/>
              <w:rPr>
                <w:rFonts w:ascii="Times New Roman" w:hAnsi="Times New Roman" w:cs="Times New Roman"/>
                <w:sz w:val="18"/>
                <w:szCs w:val="18"/>
              </w:rPr>
            </w:pPr>
          </w:p>
        </w:tc>
      </w:tr>
      <w:tr w:rsidR="00700D6F" w:rsidRPr="00700D6F" w14:paraId="1C4E5191" w14:textId="77777777" w:rsidTr="003D2AE5">
        <w:trPr>
          <w:trHeight w:val="20"/>
        </w:trPr>
        <w:tc>
          <w:tcPr>
            <w:tcW w:w="1413" w:type="dxa"/>
            <w:vMerge/>
            <w:vAlign w:val="center"/>
            <w:hideMark/>
          </w:tcPr>
          <w:p w14:paraId="64378FA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28EDA6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D5D67FF"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36BA5E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3C7BFD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64BB1A4" w14:textId="295FECD9" w:rsidR="00700D6F" w:rsidRPr="00700D6F" w:rsidRDefault="00700D6F" w:rsidP="00C639D6">
            <w:pPr>
              <w:jc w:val="center"/>
              <w:rPr>
                <w:rFonts w:ascii="Times New Roman" w:hAnsi="Times New Roman" w:cs="Times New Roman"/>
                <w:sz w:val="18"/>
                <w:szCs w:val="18"/>
              </w:rPr>
            </w:pPr>
          </w:p>
        </w:tc>
      </w:tr>
      <w:tr w:rsidR="00700D6F" w:rsidRPr="00700D6F" w14:paraId="7A6F21CD" w14:textId="77777777" w:rsidTr="003D2AE5">
        <w:trPr>
          <w:trHeight w:val="20"/>
        </w:trPr>
        <w:tc>
          <w:tcPr>
            <w:tcW w:w="1413" w:type="dxa"/>
            <w:vMerge/>
            <w:vAlign w:val="center"/>
            <w:hideMark/>
          </w:tcPr>
          <w:p w14:paraId="0EF9646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8DC43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9AD7B6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F63D6D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435C7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486EA74" w14:textId="285BF8F4" w:rsidR="00700D6F" w:rsidRPr="00700D6F" w:rsidRDefault="00700D6F" w:rsidP="00C639D6">
            <w:pPr>
              <w:jc w:val="center"/>
              <w:rPr>
                <w:rFonts w:ascii="Times New Roman" w:hAnsi="Times New Roman" w:cs="Times New Roman"/>
                <w:sz w:val="18"/>
                <w:szCs w:val="18"/>
              </w:rPr>
            </w:pPr>
          </w:p>
        </w:tc>
      </w:tr>
      <w:tr w:rsidR="00700D6F" w:rsidRPr="00700D6F" w14:paraId="356CC863" w14:textId="77777777" w:rsidTr="003D2AE5">
        <w:trPr>
          <w:trHeight w:val="20"/>
        </w:trPr>
        <w:tc>
          <w:tcPr>
            <w:tcW w:w="1413" w:type="dxa"/>
            <w:vMerge/>
            <w:vAlign w:val="center"/>
            <w:hideMark/>
          </w:tcPr>
          <w:p w14:paraId="407B3C4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2C3409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79286F3"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B4FEFC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4AF1E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60AFE7" w14:textId="4FADC349" w:rsidR="00700D6F" w:rsidRPr="00700D6F" w:rsidRDefault="00700D6F" w:rsidP="00C639D6">
            <w:pPr>
              <w:jc w:val="center"/>
              <w:rPr>
                <w:rFonts w:ascii="Times New Roman" w:hAnsi="Times New Roman" w:cs="Times New Roman"/>
                <w:sz w:val="18"/>
                <w:szCs w:val="18"/>
              </w:rPr>
            </w:pPr>
          </w:p>
        </w:tc>
      </w:tr>
      <w:tr w:rsidR="00700D6F" w:rsidRPr="00700D6F" w14:paraId="77A636CA" w14:textId="77777777" w:rsidTr="003D2AE5">
        <w:trPr>
          <w:trHeight w:val="20"/>
        </w:trPr>
        <w:tc>
          <w:tcPr>
            <w:tcW w:w="1413" w:type="dxa"/>
            <w:vMerge/>
            <w:vAlign w:val="center"/>
            <w:hideMark/>
          </w:tcPr>
          <w:p w14:paraId="0AC9859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0159A9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7D84BF4"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FE693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BA24C2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09A62B" w14:textId="169321BA" w:rsidR="00700D6F" w:rsidRPr="00700D6F" w:rsidRDefault="00700D6F" w:rsidP="00C639D6">
            <w:pPr>
              <w:jc w:val="center"/>
              <w:rPr>
                <w:rFonts w:ascii="Times New Roman" w:hAnsi="Times New Roman" w:cs="Times New Roman"/>
                <w:sz w:val="18"/>
                <w:szCs w:val="18"/>
              </w:rPr>
            </w:pPr>
          </w:p>
        </w:tc>
      </w:tr>
      <w:tr w:rsidR="00700D6F" w:rsidRPr="00700D6F" w14:paraId="4CBA2FFE" w14:textId="77777777" w:rsidTr="003D2AE5">
        <w:trPr>
          <w:trHeight w:val="20"/>
        </w:trPr>
        <w:tc>
          <w:tcPr>
            <w:tcW w:w="1413" w:type="dxa"/>
            <w:vMerge/>
            <w:vAlign w:val="center"/>
            <w:hideMark/>
          </w:tcPr>
          <w:p w14:paraId="544D27B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EF9365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9A6EE3E"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40E884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C8FF2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EDE668D" w14:textId="787B001C" w:rsidR="00700D6F" w:rsidRPr="00700D6F" w:rsidRDefault="00700D6F" w:rsidP="00C639D6">
            <w:pPr>
              <w:jc w:val="center"/>
              <w:rPr>
                <w:rFonts w:ascii="Times New Roman" w:hAnsi="Times New Roman" w:cs="Times New Roman"/>
                <w:sz w:val="18"/>
                <w:szCs w:val="18"/>
              </w:rPr>
            </w:pPr>
          </w:p>
        </w:tc>
      </w:tr>
      <w:tr w:rsidR="00700D6F" w:rsidRPr="00700D6F" w14:paraId="1F3331EF" w14:textId="77777777" w:rsidTr="003D2AE5">
        <w:trPr>
          <w:trHeight w:val="20"/>
        </w:trPr>
        <w:tc>
          <w:tcPr>
            <w:tcW w:w="1413" w:type="dxa"/>
            <w:vMerge/>
            <w:vAlign w:val="center"/>
            <w:hideMark/>
          </w:tcPr>
          <w:p w14:paraId="51F9D30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820B06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91CD7A8"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28A195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6FA886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4277CD6" w14:textId="2D8A06CA" w:rsidR="00700D6F" w:rsidRPr="00700D6F" w:rsidRDefault="00700D6F" w:rsidP="00C639D6">
            <w:pPr>
              <w:jc w:val="center"/>
              <w:rPr>
                <w:rFonts w:ascii="Times New Roman" w:hAnsi="Times New Roman" w:cs="Times New Roman"/>
                <w:sz w:val="18"/>
                <w:szCs w:val="18"/>
              </w:rPr>
            </w:pPr>
          </w:p>
        </w:tc>
      </w:tr>
      <w:tr w:rsidR="00700D6F" w:rsidRPr="00700D6F" w14:paraId="465020A8" w14:textId="77777777" w:rsidTr="003D2AE5">
        <w:trPr>
          <w:trHeight w:val="20"/>
        </w:trPr>
        <w:tc>
          <w:tcPr>
            <w:tcW w:w="1413" w:type="dxa"/>
            <w:vMerge/>
            <w:vAlign w:val="center"/>
            <w:hideMark/>
          </w:tcPr>
          <w:p w14:paraId="08C007DF"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49FAB6A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323EDB5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070B5C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50-200mgmL</w:t>
            </w:r>
          </w:p>
        </w:tc>
        <w:tc>
          <w:tcPr>
            <w:tcW w:w="851" w:type="dxa"/>
            <w:noWrap/>
            <w:vAlign w:val="center"/>
            <w:hideMark/>
          </w:tcPr>
          <w:p w14:paraId="6EFA56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526A956" w14:textId="7DB57639" w:rsidR="00700D6F" w:rsidRPr="00700D6F" w:rsidRDefault="00700D6F" w:rsidP="00C639D6">
            <w:pPr>
              <w:jc w:val="center"/>
              <w:rPr>
                <w:rFonts w:ascii="Times New Roman" w:hAnsi="Times New Roman" w:cs="Times New Roman"/>
                <w:sz w:val="18"/>
                <w:szCs w:val="18"/>
              </w:rPr>
            </w:pPr>
          </w:p>
        </w:tc>
      </w:tr>
      <w:tr w:rsidR="00700D6F" w:rsidRPr="00700D6F" w14:paraId="6E6BFD9E" w14:textId="77777777" w:rsidTr="003D2AE5">
        <w:trPr>
          <w:trHeight w:val="20"/>
        </w:trPr>
        <w:tc>
          <w:tcPr>
            <w:tcW w:w="1413" w:type="dxa"/>
            <w:vMerge w:val="restart"/>
            <w:noWrap/>
            <w:vAlign w:val="center"/>
            <w:hideMark/>
          </w:tcPr>
          <w:p w14:paraId="5C3FEA1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PII-2T (C10-C10) - 18.8k</w:t>
            </w:r>
          </w:p>
        </w:tc>
        <w:tc>
          <w:tcPr>
            <w:tcW w:w="1984" w:type="dxa"/>
            <w:vMerge w:val="restart"/>
            <w:noWrap/>
            <w:vAlign w:val="center"/>
            <w:hideMark/>
          </w:tcPr>
          <w:p w14:paraId="1B0471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47FA9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08544B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13AB11E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D7FF2D2" w14:textId="4BEE570C"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8C09C78" w14:textId="77777777" w:rsidTr="003D2AE5">
        <w:trPr>
          <w:trHeight w:val="20"/>
        </w:trPr>
        <w:tc>
          <w:tcPr>
            <w:tcW w:w="1413" w:type="dxa"/>
            <w:vMerge/>
            <w:vAlign w:val="center"/>
            <w:hideMark/>
          </w:tcPr>
          <w:p w14:paraId="1769F2B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690625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C198EF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B8EF1D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35DFFFC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58E452FC" w14:textId="77777777" w:rsidR="00700D6F" w:rsidRPr="00700D6F" w:rsidRDefault="00700D6F" w:rsidP="00C639D6">
            <w:pPr>
              <w:jc w:val="center"/>
              <w:rPr>
                <w:rFonts w:ascii="Times New Roman" w:hAnsi="Times New Roman" w:cs="Times New Roman"/>
                <w:sz w:val="18"/>
                <w:szCs w:val="18"/>
              </w:rPr>
            </w:pPr>
          </w:p>
        </w:tc>
      </w:tr>
      <w:tr w:rsidR="00700D6F" w:rsidRPr="00700D6F" w14:paraId="6C7389B3" w14:textId="77777777" w:rsidTr="003D2AE5">
        <w:trPr>
          <w:trHeight w:val="20"/>
        </w:trPr>
        <w:tc>
          <w:tcPr>
            <w:tcW w:w="1413" w:type="dxa"/>
            <w:vMerge/>
            <w:vAlign w:val="center"/>
            <w:hideMark/>
          </w:tcPr>
          <w:p w14:paraId="7A75C91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3B19B7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FA682D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1F665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130mgmL</w:t>
            </w:r>
          </w:p>
        </w:tc>
        <w:tc>
          <w:tcPr>
            <w:tcW w:w="851" w:type="dxa"/>
            <w:noWrap/>
            <w:vAlign w:val="center"/>
            <w:hideMark/>
          </w:tcPr>
          <w:p w14:paraId="748F494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CA4BB42" w14:textId="77777777" w:rsidR="00700D6F" w:rsidRPr="00700D6F" w:rsidRDefault="00700D6F" w:rsidP="00C639D6">
            <w:pPr>
              <w:jc w:val="center"/>
              <w:rPr>
                <w:rFonts w:ascii="Times New Roman" w:hAnsi="Times New Roman" w:cs="Times New Roman"/>
                <w:sz w:val="18"/>
                <w:szCs w:val="18"/>
              </w:rPr>
            </w:pPr>
          </w:p>
        </w:tc>
      </w:tr>
      <w:tr w:rsidR="00700D6F" w:rsidRPr="00700D6F" w14:paraId="08A6B00A" w14:textId="77777777" w:rsidTr="003D2AE5">
        <w:trPr>
          <w:trHeight w:val="20"/>
        </w:trPr>
        <w:tc>
          <w:tcPr>
            <w:tcW w:w="1413" w:type="dxa"/>
            <w:vMerge/>
            <w:vAlign w:val="center"/>
            <w:hideMark/>
          </w:tcPr>
          <w:p w14:paraId="091A3F7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F00B7A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9926732"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08DC7B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A33E6E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EE58F65" w14:textId="77777777" w:rsidR="00700D6F" w:rsidRPr="00700D6F" w:rsidRDefault="00700D6F" w:rsidP="00C639D6">
            <w:pPr>
              <w:jc w:val="center"/>
              <w:rPr>
                <w:rFonts w:ascii="Times New Roman" w:hAnsi="Times New Roman" w:cs="Times New Roman"/>
                <w:sz w:val="18"/>
                <w:szCs w:val="18"/>
              </w:rPr>
            </w:pPr>
          </w:p>
        </w:tc>
      </w:tr>
      <w:tr w:rsidR="00700D6F" w:rsidRPr="00700D6F" w14:paraId="58158750" w14:textId="77777777" w:rsidTr="003D2AE5">
        <w:trPr>
          <w:trHeight w:val="20"/>
        </w:trPr>
        <w:tc>
          <w:tcPr>
            <w:tcW w:w="1413" w:type="dxa"/>
            <w:vMerge w:val="restart"/>
            <w:noWrap/>
            <w:vAlign w:val="center"/>
            <w:hideMark/>
          </w:tcPr>
          <w:p w14:paraId="371A09A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PII-2T (C10-C10) - 22.8k</w:t>
            </w:r>
          </w:p>
        </w:tc>
        <w:tc>
          <w:tcPr>
            <w:tcW w:w="1984" w:type="dxa"/>
            <w:vMerge w:val="restart"/>
            <w:noWrap/>
            <w:vAlign w:val="center"/>
            <w:hideMark/>
          </w:tcPr>
          <w:p w14:paraId="7CF0CD6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3D0455F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55</w:t>
            </w:r>
          </w:p>
        </w:tc>
        <w:tc>
          <w:tcPr>
            <w:tcW w:w="1842" w:type="dxa"/>
            <w:noWrap/>
            <w:vAlign w:val="center"/>
            <w:hideMark/>
          </w:tcPr>
          <w:p w14:paraId="6A638AA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07CBD86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1586CCA" w14:textId="13F71225"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DOI:10.1002/adma.202203055</w:t>
            </w:r>
          </w:p>
        </w:tc>
      </w:tr>
      <w:tr w:rsidR="00700D6F" w:rsidRPr="00700D6F" w14:paraId="79C3E86D" w14:textId="77777777" w:rsidTr="003D2AE5">
        <w:trPr>
          <w:trHeight w:val="20"/>
        </w:trPr>
        <w:tc>
          <w:tcPr>
            <w:tcW w:w="1413" w:type="dxa"/>
            <w:vMerge/>
            <w:vAlign w:val="center"/>
            <w:hideMark/>
          </w:tcPr>
          <w:p w14:paraId="6AA4DFE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22EFF8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00DD0FB"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D171F7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130mgmL</w:t>
            </w:r>
          </w:p>
        </w:tc>
        <w:tc>
          <w:tcPr>
            <w:tcW w:w="851" w:type="dxa"/>
            <w:noWrap/>
            <w:vAlign w:val="center"/>
            <w:hideMark/>
          </w:tcPr>
          <w:p w14:paraId="5B1E58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8839AB5" w14:textId="77777777" w:rsidR="00700D6F" w:rsidRPr="00700D6F" w:rsidRDefault="00700D6F" w:rsidP="00C639D6">
            <w:pPr>
              <w:jc w:val="center"/>
              <w:rPr>
                <w:rFonts w:ascii="Times New Roman" w:hAnsi="Times New Roman" w:cs="Times New Roman"/>
                <w:sz w:val="18"/>
                <w:szCs w:val="18"/>
              </w:rPr>
            </w:pPr>
          </w:p>
        </w:tc>
      </w:tr>
      <w:tr w:rsidR="00700D6F" w:rsidRPr="00700D6F" w14:paraId="40BD800D" w14:textId="77777777" w:rsidTr="003D2AE5">
        <w:trPr>
          <w:trHeight w:val="20"/>
        </w:trPr>
        <w:tc>
          <w:tcPr>
            <w:tcW w:w="1413" w:type="dxa"/>
            <w:vMerge/>
            <w:vAlign w:val="center"/>
            <w:hideMark/>
          </w:tcPr>
          <w:p w14:paraId="22098FF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3E58E4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8907B41"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9D56C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BB69F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84C6D2B" w14:textId="77777777" w:rsidR="00700D6F" w:rsidRPr="00700D6F" w:rsidRDefault="00700D6F" w:rsidP="00C639D6">
            <w:pPr>
              <w:jc w:val="center"/>
              <w:rPr>
                <w:rFonts w:ascii="Times New Roman" w:hAnsi="Times New Roman" w:cs="Times New Roman"/>
                <w:sz w:val="18"/>
                <w:szCs w:val="18"/>
              </w:rPr>
            </w:pPr>
          </w:p>
        </w:tc>
      </w:tr>
      <w:tr w:rsidR="00700D6F" w:rsidRPr="00700D6F" w14:paraId="06E1B52C" w14:textId="77777777" w:rsidTr="003D2AE5">
        <w:trPr>
          <w:trHeight w:val="20"/>
        </w:trPr>
        <w:tc>
          <w:tcPr>
            <w:tcW w:w="1413" w:type="dxa"/>
            <w:vMerge/>
            <w:vAlign w:val="center"/>
            <w:hideMark/>
          </w:tcPr>
          <w:p w14:paraId="5B7BFFDB"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3F136D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Decane</w:t>
            </w:r>
          </w:p>
        </w:tc>
        <w:tc>
          <w:tcPr>
            <w:tcW w:w="993" w:type="dxa"/>
            <w:noWrap/>
            <w:vAlign w:val="center"/>
            <w:hideMark/>
          </w:tcPr>
          <w:p w14:paraId="6750DB9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046A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586436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5B4FDBFB" w14:textId="77777777" w:rsidR="00700D6F" w:rsidRPr="00700D6F" w:rsidRDefault="00700D6F" w:rsidP="00C639D6">
            <w:pPr>
              <w:jc w:val="center"/>
              <w:rPr>
                <w:rFonts w:ascii="Times New Roman" w:hAnsi="Times New Roman" w:cs="Times New Roman"/>
                <w:sz w:val="18"/>
                <w:szCs w:val="18"/>
              </w:rPr>
            </w:pPr>
          </w:p>
        </w:tc>
      </w:tr>
      <w:tr w:rsidR="00700D6F" w:rsidRPr="00700D6F" w14:paraId="2C39410E" w14:textId="77777777" w:rsidTr="003D2AE5">
        <w:trPr>
          <w:trHeight w:val="20"/>
        </w:trPr>
        <w:tc>
          <w:tcPr>
            <w:tcW w:w="1413" w:type="dxa"/>
            <w:vMerge/>
            <w:vAlign w:val="center"/>
            <w:hideMark/>
          </w:tcPr>
          <w:p w14:paraId="63DB73D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4F92A32"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15D4A77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w:t>
            </w:r>
          </w:p>
        </w:tc>
        <w:tc>
          <w:tcPr>
            <w:tcW w:w="1842" w:type="dxa"/>
            <w:noWrap/>
            <w:vAlign w:val="center"/>
            <w:hideMark/>
          </w:tcPr>
          <w:p w14:paraId="1A2A52D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64B888D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ign w:val="center"/>
            <w:hideMark/>
          </w:tcPr>
          <w:p w14:paraId="01E02F24" w14:textId="77777777" w:rsidR="00700D6F" w:rsidRPr="00700D6F" w:rsidRDefault="00700D6F" w:rsidP="00C639D6">
            <w:pPr>
              <w:jc w:val="center"/>
              <w:rPr>
                <w:rFonts w:ascii="Times New Roman" w:hAnsi="Times New Roman" w:cs="Times New Roman"/>
                <w:sz w:val="18"/>
                <w:szCs w:val="18"/>
              </w:rPr>
            </w:pPr>
          </w:p>
        </w:tc>
      </w:tr>
      <w:tr w:rsidR="00700D6F" w:rsidRPr="00700D6F" w14:paraId="5A937F86" w14:textId="77777777" w:rsidTr="003D2AE5">
        <w:trPr>
          <w:trHeight w:val="20"/>
        </w:trPr>
        <w:tc>
          <w:tcPr>
            <w:tcW w:w="1413" w:type="dxa"/>
            <w:vMerge/>
            <w:vAlign w:val="center"/>
            <w:hideMark/>
          </w:tcPr>
          <w:p w14:paraId="23DD2FE2"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7782C6F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Chloronaphthalene</w:t>
            </w:r>
          </w:p>
        </w:tc>
        <w:tc>
          <w:tcPr>
            <w:tcW w:w="993" w:type="dxa"/>
            <w:noWrap/>
            <w:vAlign w:val="center"/>
            <w:hideMark/>
          </w:tcPr>
          <w:p w14:paraId="6F17F81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594E4F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3C20BF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3AFB22C" w14:textId="77777777" w:rsidR="00700D6F" w:rsidRPr="00700D6F" w:rsidRDefault="00700D6F" w:rsidP="00C639D6">
            <w:pPr>
              <w:jc w:val="center"/>
              <w:rPr>
                <w:rFonts w:ascii="Times New Roman" w:hAnsi="Times New Roman" w:cs="Times New Roman"/>
                <w:sz w:val="18"/>
                <w:szCs w:val="18"/>
              </w:rPr>
            </w:pPr>
          </w:p>
        </w:tc>
      </w:tr>
      <w:tr w:rsidR="00700D6F" w:rsidRPr="00700D6F" w14:paraId="1A04F9D9" w14:textId="77777777" w:rsidTr="003D2AE5">
        <w:trPr>
          <w:trHeight w:val="20"/>
        </w:trPr>
        <w:tc>
          <w:tcPr>
            <w:tcW w:w="1413" w:type="dxa"/>
            <w:vMerge/>
            <w:vAlign w:val="center"/>
            <w:hideMark/>
          </w:tcPr>
          <w:p w14:paraId="21389C3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3CE7015"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71AE97A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115</w:t>
            </w:r>
          </w:p>
        </w:tc>
        <w:tc>
          <w:tcPr>
            <w:tcW w:w="1842" w:type="dxa"/>
            <w:noWrap/>
            <w:vAlign w:val="center"/>
            <w:hideMark/>
          </w:tcPr>
          <w:p w14:paraId="51FC49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60-200mgmL</w:t>
            </w:r>
          </w:p>
        </w:tc>
        <w:tc>
          <w:tcPr>
            <w:tcW w:w="851" w:type="dxa"/>
            <w:noWrap/>
            <w:vAlign w:val="center"/>
            <w:hideMark/>
          </w:tcPr>
          <w:p w14:paraId="569860D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7BF5053" w14:textId="77777777" w:rsidR="00700D6F" w:rsidRPr="00700D6F" w:rsidRDefault="00700D6F" w:rsidP="00C639D6">
            <w:pPr>
              <w:jc w:val="center"/>
              <w:rPr>
                <w:rFonts w:ascii="Times New Roman" w:hAnsi="Times New Roman" w:cs="Times New Roman"/>
                <w:sz w:val="18"/>
                <w:szCs w:val="18"/>
              </w:rPr>
            </w:pPr>
          </w:p>
        </w:tc>
      </w:tr>
      <w:tr w:rsidR="00700D6F" w:rsidRPr="00700D6F" w14:paraId="61EE2B73" w14:textId="77777777" w:rsidTr="003D2AE5">
        <w:trPr>
          <w:trHeight w:val="20"/>
        </w:trPr>
        <w:tc>
          <w:tcPr>
            <w:tcW w:w="1413" w:type="dxa"/>
            <w:vMerge w:val="restart"/>
            <w:noWrap/>
            <w:vAlign w:val="center"/>
            <w:hideMark/>
          </w:tcPr>
          <w:p w14:paraId="1646EB3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PII-2T (C10-C10) - 23.8k</w:t>
            </w:r>
          </w:p>
        </w:tc>
        <w:tc>
          <w:tcPr>
            <w:tcW w:w="1984" w:type="dxa"/>
            <w:vMerge w:val="restart"/>
            <w:noWrap/>
            <w:vAlign w:val="center"/>
            <w:hideMark/>
          </w:tcPr>
          <w:p w14:paraId="39B943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134F9B1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FFE14C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170ECF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269AC8A" w14:textId="5944266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7DB2E470" w14:textId="77777777" w:rsidTr="003D2AE5">
        <w:trPr>
          <w:trHeight w:val="20"/>
        </w:trPr>
        <w:tc>
          <w:tcPr>
            <w:tcW w:w="1413" w:type="dxa"/>
            <w:vMerge/>
            <w:vAlign w:val="center"/>
            <w:hideMark/>
          </w:tcPr>
          <w:p w14:paraId="400DA81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6F6A11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E8E0F26"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AE7F5F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FD360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B10C54E" w14:textId="42274218" w:rsidR="00700D6F" w:rsidRPr="00700D6F" w:rsidRDefault="00700D6F" w:rsidP="00C639D6">
            <w:pPr>
              <w:jc w:val="center"/>
              <w:rPr>
                <w:rFonts w:ascii="Times New Roman" w:hAnsi="Times New Roman" w:cs="Times New Roman"/>
                <w:sz w:val="18"/>
                <w:szCs w:val="18"/>
              </w:rPr>
            </w:pPr>
          </w:p>
        </w:tc>
      </w:tr>
      <w:tr w:rsidR="00700D6F" w:rsidRPr="00700D6F" w14:paraId="6AE179FA" w14:textId="77777777" w:rsidTr="003D2AE5">
        <w:trPr>
          <w:trHeight w:val="20"/>
        </w:trPr>
        <w:tc>
          <w:tcPr>
            <w:tcW w:w="1413" w:type="dxa"/>
            <w:vMerge/>
            <w:vAlign w:val="center"/>
            <w:hideMark/>
          </w:tcPr>
          <w:p w14:paraId="411201A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AD5FC1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E3506C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352B77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7555D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09CC853D" w14:textId="3B145E0F" w:rsidR="00700D6F" w:rsidRPr="00700D6F" w:rsidRDefault="00700D6F" w:rsidP="00C639D6">
            <w:pPr>
              <w:jc w:val="center"/>
              <w:rPr>
                <w:rFonts w:ascii="Times New Roman" w:hAnsi="Times New Roman" w:cs="Times New Roman"/>
                <w:sz w:val="18"/>
                <w:szCs w:val="18"/>
              </w:rPr>
            </w:pPr>
          </w:p>
        </w:tc>
      </w:tr>
      <w:tr w:rsidR="00700D6F" w:rsidRPr="00700D6F" w14:paraId="361A7133" w14:textId="77777777" w:rsidTr="003D2AE5">
        <w:trPr>
          <w:trHeight w:val="20"/>
        </w:trPr>
        <w:tc>
          <w:tcPr>
            <w:tcW w:w="1413" w:type="dxa"/>
            <w:vMerge/>
            <w:vAlign w:val="center"/>
            <w:hideMark/>
          </w:tcPr>
          <w:p w14:paraId="229961C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1480EB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4696801"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0AC7F35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3CFFA2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D53A34C" w14:textId="3FB344CC" w:rsidR="00700D6F" w:rsidRPr="00700D6F" w:rsidRDefault="00700D6F" w:rsidP="00C639D6">
            <w:pPr>
              <w:jc w:val="center"/>
              <w:rPr>
                <w:rFonts w:ascii="Times New Roman" w:hAnsi="Times New Roman" w:cs="Times New Roman"/>
                <w:sz w:val="18"/>
                <w:szCs w:val="18"/>
              </w:rPr>
            </w:pPr>
          </w:p>
        </w:tc>
      </w:tr>
      <w:tr w:rsidR="00700D6F" w:rsidRPr="00700D6F" w14:paraId="6739CECC" w14:textId="77777777" w:rsidTr="003D2AE5">
        <w:trPr>
          <w:trHeight w:val="20"/>
        </w:trPr>
        <w:tc>
          <w:tcPr>
            <w:tcW w:w="1413" w:type="dxa"/>
            <w:vMerge/>
            <w:vAlign w:val="center"/>
            <w:hideMark/>
          </w:tcPr>
          <w:p w14:paraId="48C4459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CAEEDB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DE1D42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B95AE9E"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858CF4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903DA6A" w14:textId="61A530EE" w:rsidR="00700D6F" w:rsidRPr="00700D6F" w:rsidRDefault="00700D6F" w:rsidP="00C639D6">
            <w:pPr>
              <w:jc w:val="center"/>
              <w:rPr>
                <w:rFonts w:ascii="Times New Roman" w:hAnsi="Times New Roman" w:cs="Times New Roman"/>
                <w:sz w:val="18"/>
                <w:szCs w:val="18"/>
              </w:rPr>
            </w:pPr>
          </w:p>
        </w:tc>
      </w:tr>
      <w:tr w:rsidR="00700D6F" w:rsidRPr="00700D6F" w14:paraId="77BDEA9C" w14:textId="77777777" w:rsidTr="003D2AE5">
        <w:trPr>
          <w:trHeight w:val="20"/>
        </w:trPr>
        <w:tc>
          <w:tcPr>
            <w:tcW w:w="1413" w:type="dxa"/>
            <w:vMerge/>
            <w:vAlign w:val="center"/>
            <w:hideMark/>
          </w:tcPr>
          <w:p w14:paraId="5C2BA11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CF6C7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07FB4F2"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E4D5A7E"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8955E8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AA62E55" w14:textId="2FAA58F6" w:rsidR="00700D6F" w:rsidRPr="00700D6F" w:rsidRDefault="00700D6F" w:rsidP="00C639D6">
            <w:pPr>
              <w:jc w:val="center"/>
              <w:rPr>
                <w:rFonts w:ascii="Times New Roman" w:hAnsi="Times New Roman" w:cs="Times New Roman"/>
                <w:sz w:val="18"/>
                <w:szCs w:val="18"/>
              </w:rPr>
            </w:pPr>
          </w:p>
        </w:tc>
      </w:tr>
      <w:tr w:rsidR="00700D6F" w:rsidRPr="00700D6F" w14:paraId="3ECCB4F4" w14:textId="77777777" w:rsidTr="003D2AE5">
        <w:trPr>
          <w:trHeight w:val="20"/>
        </w:trPr>
        <w:tc>
          <w:tcPr>
            <w:tcW w:w="1413" w:type="dxa"/>
            <w:vMerge/>
            <w:vAlign w:val="center"/>
            <w:hideMark/>
          </w:tcPr>
          <w:p w14:paraId="2EA37031"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F13CBA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579E82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0CB98A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DACF8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50E8961E" w14:textId="1E6B3D01" w:rsidR="00700D6F" w:rsidRPr="00700D6F" w:rsidRDefault="00700D6F" w:rsidP="00C639D6">
            <w:pPr>
              <w:jc w:val="center"/>
              <w:rPr>
                <w:rFonts w:ascii="Times New Roman" w:hAnsi="Times New Roman" w:cs="Times New Roman"/>
                <w:sz w:val="18"/>
                <w:szCs w:val="18"/>
              </w:rPr>
            </w:pPr>
          </w:p>
        </w:tc>
      </w:tr>
      <w:tr w:rsidR="00700D6F" w:rsidRPr="00700D6F" w14:paraId="090EF413" w14:textId="77777777" w:rsidTr="003D2AE5">
        <w:trPr>
          <w:trHeight w:val="20"/>
        </w:trPr>
        <w:tc>
          <w:tcPr>
            <w:tcW w:w="1413" w:type="dxa"/>
            <w:vMerge/>
            <w:vAlign w:val="center"/>
            <w:hideMark/>
          </w:tcPr>
          <w:p w14:paraId="0AEB133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74C3CD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2C67EC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3FAC2E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614089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09BC0D9" w14:textId="332EF66A" w:rsidR="00700D6F" w:rsidRPr="00700D6F" w:rsidRDefault="00700D6F" w:rsidP="00C639D6">
            <w:pPr>
              <w:jc w:val="center"/>
              <w:rPr>
                <w:rFonts w:ascii="Times New Roman" w:hAnsi="Times New Roman" w:cs="Times New Roman"/>
                <w:sz w:val="18"/>
                <w:szCs w:val="18"/>
              </w:rPr>
            </w:pPr>
          </w:p>
        </w:tc>
      </w:tr>
      <w:tr w:rsidR="00700D6F" w:rsidRPr="00700D6F" w14:paraId="00C88505" w14:textId="77777777" w:rsidTr="003D2AE5">
        <w:trPr>
          <w:trHeight w:val="20"/>
        </w:trPr>
        <w:tc>
          <w:tcPr>
            <w:tcW w:w="1413" w:type="dxa"/>
            <w:vMerge/>
            <w:vAlign w:val="center"/>
            <w:hideMark/>
          </w:tcPr>
          <w:p w14:paraId="71DAE5D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5B147C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D1B2D6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6A9A45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5130C0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EFFBC91" w14:textId="34F8FB37" w:rsidR="00700D6F" w:rsidRPr="00700D6F" w:rsidRDefault="00700D6F" w:rsidP="00C639D6">
            <w:pPr>
              <w:jc w:val="center"/>
              <w:rPr>
                <w:rFonts w:ascii="Times New Roman" w:hAnsi="Times New Roman" w:cs="Times New Roman"/>
                <w:sz w:val="18"/>
                <w:szCs w:val="18"/>
              </w:rPr>
            </w:pPr>
          </w:p>
        </w:tc>
      </w:tr>
      <w:tr w:rsidR="00700D6F" w:rsidRPr="00700D6F" w14:paraId="6C835BEE" w14:textId="77777777" w:rsidTr="003D2AE5">
        <w:trPr>
          <w:trHeight w:val="20"/>
        </w:trPr>
        <w:tc>
          <w:tcPr>
            <w:tcW w:w="1413" w:type="dxa"/>
            <w:vMerge/>
            <w:vAlign w:val="center"/>
            <w:hideMark/>
          </w:tcPr>
          <w:p w14:paraId="50BCA24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FAA27B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DC27630"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583D00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737F33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807E985" w14:textId="1EA683C9" w:rsidR="00700D6F" w:rsidRPr="00700D6F" w:rsidRDefault="00700D6F" w:rsidP="00C639D6">
            <w:pPr>
              <w:jc w:val="center"/>
              <w:rPr>
                <w:rFonts w:ascii="Times New Roman" w:hAnsi="Times New Roman" w:cs="Times New Roman"/>
                <w:sz w:val="18"/>
                <w:szCs w:val="18"/>
              </w:rPr>
            </w:pPr>
          </w:p>
        </w:tc>
      </w:tr>
      <w:tr w:rsidR="00700D6F" w:rsidRPr="00700D6F" w14:paraId="43524628" w14:textId="77777777" w:rsidTr="003D2AE5">
        <w:trPr>
          <w:trHeight w:val="20"/>
        </w:trPr>
        <w:tc>
          <w:tcPr>
            <w:tcW w:w="1413" w:type="dxa"/>
            <w:vMerge/>
            <w:vAlign w:val="center"/>
            <w:hideMark/>
          </w:tcPr>
          <w:p w14:paraId="4750414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CE539E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0EA349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3F08C8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E4CD53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FFE12C" w14:textId="7FE4DAE1" w:rsidR="00700D6F" w:rsidRPr="00700D6F" w:rsidRDefault="00700D6F" w:rsidP="00C639D6">
            <w:pPr>
              <w:jc w:val="center"/>
              <w:rPr>
                <w:rFonts w:ascii="Times New Roman" w:hAnsi="Times New Roman" w:cs="Times New Roman"/>
                <w:sz w:val="18"/>
                <w:szCs w:val="18"/>
              </w:rPr>
            </w:pPr>
          </w:p>
        </w:tc>
      </w:tr>
      <w:tr w:rsidR="00700D6F" w:rsidRPr="00700D6F" w14:paraId="310EB9B0" w14:textId="77777777" w:rsidTr="003D2AE5">
        <w:trPr>
          <w:trHeight w:val="20"/>
        </w:trPr>
        <w:tc>
          <w:tcPr>
            <w:tcW w:w="1413" w:type="dxa"/>
            <w:vMerge/>
            <w:vAlign w:val="center"/>
            <w:hideMark/>
          </w:tcPr>
          <w:p w14:paraId="1013DEA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551148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28DDF9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7C7FF3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E97E7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F656EA9" w14:textId="1EDB4D32" w:rsidR="00700D6F" w:rsidRPr="00700D6F" w:rsidRDefault="00700D6F" w:rsidP="00C639D6">
            <w:pPr>
              <w:jc w:val="center"/>
              <w:rPr>
                <w:rFonts w:ascii="Times New Roman" w:hAnsi="Times New Roman" w:cs="Times New Roman"/>
                <w:sz w:val="18"/>
                <w:szCs w:val="18"/>
              </w:rPr>
            </w:pPr>
          </w:p>
        </w:tc>
      </w:tr>
      <w:tr w:rsidR="00700D6F" w:rsidRPr="00700D6F" w14:paraId="61D082D1" w14:textId="77777777" w:rsidTr="003D2AE5">
        <w:trPr>
          <w:trHeight w:val="20"/>
        </w:trPr>
        <w:tc>
          <w:tcPr>
            <w:tcW w:w="1413" w:type="dxa"/>
            <w:vMerge/>
            <w:vAlign w:val="center"/>
            <w:hideMark/>
          </w:tcPr>
          <w:p w14:paraId="3297B5E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12A19B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72A31B0"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38C1187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2D43E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BB20E9D" w14:textId="0A255AA0" w:rsidR="00700D6F" w:rsidRPr="00700D6F" w:rsidRDefault="00700D6F" w:rsidP="00C639D6">
            <w:pPr>
              <w:jc w:val="center"/>
              <w:rPr>
                <w:rFonts w:ascii="Times New Roman" w:hAnsi="Times New Roman" w:cs="Times New Roman"/>
                <w:sz w:val="18"/>
                <w:szCs w:val="18"/>
              </w:rPr>
            </w:pPr>
          </w:p>
        </w:tc>
      </w:tr>
      <w:tr w:rsidR="00700D6F" w:rsidRPr="00700D6F" w14:paraId="39F2BC26" w14:textId="77777777" w:rsidTr="003D2AE5">
        <w:trPr>
          <w:trHeight w:val="20"/>
        </w:trPr>
        <w:tc>
          <w:tcPr>
            <w:tcW w:w="1413" w:type="dxa"/>
            <w:vMerge/>
            <w:vAlign w:val="center"/>
            <w:hideMark/>
          </w:tcPr>
          <w:p w14:paraId="435EE0D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9E476E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CB1DA0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E06FAA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CCB32B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86069DE" w14:textId="6F357841" w:rsidR="00700D6F" w:rsidRPr="00700D6F" w:rsidRDefault="00700D6F" w:rsidP="00C639D6">
            <w:pPr>
              <w:jc w:val="center"/>
              <w:rPr>
                <w:rFonts w:ascii="Times New Roman" w:hAnsi="Times New Roman" w:cs="Times New Roman"/>
                <w:sz w:val="18"/>
                <w:szCs w:val="18"/>
              </w:rPr>
            </w:pPr>
          </w:p>
        </w:tc>
      </w:tr>
      <w:tr w:rsidR="00700D6F" w:rsidRPr="00700D6F" w14:paraId="2A23E953" w14:textId="77777777" w:rsidTr="003D2AE5">
        <w:trPr>
          <w:trHeight w:val="20"/>
        </w:trPr>
        <w:tc>
          <w:tcPr>
            <w:tcW w:w="1413" w:type="dxa"/>
            <w:vMerge/>
            <w:vAlign w:val="center"/>
            <w:hideMark/>
          </w:tcPr>
          <w:p w14:paraId="27B7FFB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8D96FA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89C927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9AC89D3"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B3010E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574BDDC" w14:textId="21B7CFE3" w:rsidR="00700D6F" w:rsidRPr="00700D6F" w:rsidRDefault="00700D6F" w:rsidP="00C639D6">
            <w:pPr>
              <w:jc w:val="center"/>
              <w:rPr>
                <w:rFonts w:ascii="Times New Roman" w:hAnsi="Times New Roman" w:cs="Times New Roman"/>
                <w:sz w:val="18"/>
                <w:szCs w:val="18"/>
              </w:rPr>
            </w:pPr>
          </w:p>
        </w:tc>
      </w:tr>
      <w:tr w:rsidR="00700D6F" w:rsidRPr="00700D6F" w14:paraId="1869145A" w14:textId="77777777" w:rsidTr="003D2AE5">
        <w:trPr>
          <w:trHeight w:val="20"/>
        </w:trPr>
        <w:tc>
          <w:tcPr>
            <w:tcW w:w="1413" w:type="dxa"/>
            <w:vMerge/>
            <w:vAlign w:val="center"/>
            <w:hideMark/>
          </w:tcPr>
          <w:p w14:paraId="1F704880"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319A1F4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00ADE8C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AC76D1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3FB1B7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D623F10" w14:textId="19C241FF" w:rsidR="00700D6F" w:rsidRPr="00700D6F" w:rsidRDefault="00700D6F" w:rsidP="00C639D6">
            <w:pPr>
              <w:jc w:val="center"/>
              <w:rPr>
                <w:rFonts w:ascii="Times New Roman" w:hAnsi="Times New Roman" w:cs="Times New Roman"/>
                <w:sz w:val="18"/>
                <w:szCs w:val="18"/>
              </w:rPr>
            </w:pPr>
          </w:p>
        </w:tc>
      </w:tr>
      <w:tr w:rsidR="00700D6F" w:rsidRPr="00700D6F" w14:paraId="6E4CC6D5" w14:textId="77777777" w:rsidTr="003D2AE5">
        <w:trPr>
          <w:trHeight w:val="20"/>
        </w:trPr>
        <w:tc>
          <w:tcPr>
            <w:tcW w:w="1413" w:type="dxa"/>
            <w:vMerge/>
            <w:vAlign w:val="center"/>
            <w:hideMark/>
          </w:tcPr>
          <w:p w14:paraId="0021177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8ECFB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1C4110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9CEF8F1"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43124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C3CA036" w14:textId="52573650" w:rsidR="00700D6F" w:rsidRPr="00700D6F" w:rsidRDefault="00700D6F" w:rsidP="00C639D6">
            <w:pPr>
              <w:jc w:val="center"/>
              <w:rPr>
                <w:rFonts w:ascii="Times New Roman" w:hAnsi="Times New Roman" w:cs="Times New Roman"/>
                <w:sz w:val="18"/>
                <w:szCs w:val="18"/>
              </w:rPr>
            </w:pPr>
          </w:p>
        </w:tc>
      </w:tr>
      <w:tr w:rsidR="00700D6F" w:rsidRPr="00700D6F" w14:paraId="681E278E" w14:textId="77777777" w:rsidTr="003D2AE5">
        <w:trPr>
          <w:trHeight w:val="20"/>
        </w:trPr>
        <w:tc>
          <w:tcPr>
            <w:tcW w:w="1413" w:type="dxa"/>
            <w:vMerge/>
            <w:vAlign w:val="center"/>
            <w:hideMark/>
          </w:tcPr>
          <w:p w14:paraId="26E3256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31FA27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FA856DF"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8195FF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08233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DAB1B5E" w14:textId="64F86B46" w:rsidR="00700D6F" w:rsidRPr="00700D6F" w:rsidRDefault="00700D6F" w:rsidP="00C639D6">
            <w:pPr>
              <w:jc w:val="center"/>
              <w:rPr>
                <w:rFonts w:ascii="Times New Roman" w:hAnsi="Times New Roman" w:cs="Times New Roman"/>
                <w:sz w:val="18"/>
                <w:szCs w:val="18"/>
              </w:rPr>
            </w:pPr>
          </w:p>
        </w:tc>
      </w:tr>
      <w:tr w:rsidR="00700D6F" w:rsidRPr="00700D6F" w14:paraId="51B843E5" w14:textId="77777777" w:rsidTr="003D2AE5">
        <w:trPr>
          <w:trHeight w:val="20"/>
        </w:trPr>
        <w:tc>
          <w:tcPr>
            <w:tcW w:w="1413" w:type="dxa"/>
            <w:vMerge/>
            <w:vAlign w:val="center"/>
            <w:hideMark/>
          </w:tcPr>
          <w:p w14:paraId="272DB1B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F08739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246DF64"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13F4C50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036DB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EDFCAE6" w14:textId="377DA95D" w:rsidR="00700D6F" w:rsidRPr="00700D6F" w:rsidRDefault="00700D6F" w:rsidP="00C639D6">
            <w:pPr>
              <w:jc w:val="center"/>
              <w:rPr>
                <w:rFonts w:ascii="Times New Roman" w:hAnsi="Times New Roman" w:cs="Times New Roman"/>
                <w:sz w:val="18"/>
                <w:szCs w:val="18"/>
              </w:rPr>
            </w:pPr>
          </w:p>
        </w:tc>
      </w:tr>
      <w:tr w:rsidR="00700D6F" w:rsidRPr="00700D6F" w14:paraId="24B08477" w14:textId="77777777" w:rsidTr="003D2AE5">
        <w:trPr>
          <w:trHeight w:val="20"/>
        </w:trPr>
        <w:tc>
          <w:tcPr>
            <w:tcW w:w="1413" w:type="dxa"/>
            <w:vMerge/>
            <w:vAlign w:val="center"/>
            <w:hideMark/>
          </w:tcPr>
          <w:p w14:paraId="2D9928D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7C10AC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3C7A7D1"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D7E0538"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69B1E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810352F" w14:textId="12DEE059" w:rsidR="00700D6F" w:rsidRPr="00700D6F" w:rsidRDefault="00700D6F" w:rsidP="00C639D6">
            <w:pPr>
              <w:jc w:val="center"/>
              <w:rPr>
                <w:rFonts w:ascii="Times New Roman" w:hAnsi="Times New Roman" w:cs="Times New Roman"/>
                <w:sz w:val="18"/>
                <w:szCs w:val="18"/>
              </w:rPr>
            </w:pPr>
          </w:p>
        </w:tc>
      </w:tr>
      <w:tr w:rsidR="00700D6F" w:rsidRPr="00700D6F" w14:paraId="70CC60C4" w14:textId="77777777" w:rsidTr="003D2AE5">
        <w:trPr>
          <w:trHeight w:val="20"/>
        </w:trPr>
        <w:tc>
          <w:tcPr>
            <w:tcW w:w="1413" w:type="dxa"/>
            <w:vMerge/>
            <w:vAlign w:val="center"/>
            <w:hideMark/>
          </w:tcPr>
          <w:p w14:paraId="1A60F31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45A2F3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2D3235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9003EF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97D3D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26A4D2E" w14:textId="4F685F85" w:rsidR="00700D6F" w:rsidRPr="00700D6F" w:rsidRDefault="00700D6F" w:rsidP="00C639D6">
            <w:pPr>
              <w:jc w:val="center"/>
              <w:rPr>
                <w:rFonts w:ascii="Times New Roman" w:hAnsi="Times New Roman" w:cs="Times New Roman"/>
                <w:sz w:val="18"/>
                <w:szCs w:val="18"/>
              </w:rPr>
            </w:pPr>
          </w:p>
        </w:tc>
      </w:tr>
      <w:tr w:rsidR="00700D6F" w:rsidRPr="00700D6F" w14:paraId="57C71422" w14:textId="77777777" w:rsidTr="003D2AE5">
        <w:trPr>
          <w:trHeight w:val="20"/>
        </w:trPr>
        <w:tc>
          <w:tcPr>
            <w:tcW w:w="1413" w:type="dxa"/>
            <w:vMerge/>
            <w:vAlign w:val="center"/>
            <w:hideMark/>
          </w:tcPr>
          <w:p w14:paraId="56069522"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59412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Tetrahydrofuran</w:t>
            </w:r>
          </w:p>
        </w:tc>
        <w:tc>
          <w:tcPr>
            <w:tcW w:w="993" w:type="dxa"/>
            <w:noWrap/>
            <w:vAlign w:val="center"/>
            <w:hideMark/>
          </w:tcPr>
          <w:p w14:paraId="2C9451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111A87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D77C18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DD9184D" w14:textId="2378609B" w:rsidR="00700D6F" w:rsidRPr="00700D6F" w:rsidRDefault="00700D6F" w:rsidP="00C639D6">
            <w:pPr>
              <w:jc w:val="center"/>
              <w:rPr>
                <w:rFonts w:ascii="Times New Roman" w:hAnsi="Times New Roman" w:cs="Times New Roman"/>
                <w:sz w:val="18"/>
                <w:szCs w:val="18"/>
              </w:rPr>
            </w:pPr>
          </w:p>
        </w:tc>
      </w:tr>
      <w:tr w:rsidR="00700D6F" w:rsidRPr="00700D6F" w14:paraId="5844AD49" w14:textId="77777777" w:rsidTr="003D2AE5">
        <w:trPr>
          <w:trHeight w:val="20"/>
        </w:trPr>
        <w:tc>
          <w:tcPr>
            <w:tcW w:w="1413" w:type="dxa"/>
            <w:vMerge/>
            <w:vAlign w:val="center"/>
            <w:hideMark/>
          </w:tcPr>
          <w:p w14:paraId="6BF9831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E2656A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7FD6398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869BE1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BAF693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09FC611D" w14:textId="5D94C70B" w:rsidR="00700D6F" w:rsidRPr="00700D6F" w:rsidRDefault="00700D6F" w:rsidP="00C639D6">
            <w:pPr>
              <w:jc w:val="center"/>
              <w:rPr>
                <w:rFonts w:ascii="Times New Roman" w:hAnsi="Times New Roman" w:cs="Times New Roman"/>
                <w:sz w:val="18"/>
                <w:szCs w:val="18"/>
              </w:rPr>
            </w:pPr>
          </w:p>
        </w:tc>
      </w:tr>
      <w:tr w:rsidR="00700D6F" w:rsidRPr="00700D6F" w14:paraId="037719CC" w14:textId="77777777" w:rsidTr="003D2AE5">
        <w:trPr>
          <w:trHeight w:val="20"/>
        </w:trPr>
        <w:tc>
          <w:tcPr>
            <w:tcW w:w="1413" w:type="dxa"/>
            <w:vMerge/>
            <w:vAlign w:val="center"/>
            <w:hideMark/>
          </w:tcPr>
          <w:p w14:paraId="0E6E5CF6"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3AF0FD4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4A31FB5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A8505C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C3CCD0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D5FFA27" w14:textId="27574254" w:rsidR="00700D6F" w:rsidRPr="00700D6F" w:rsidRDefault="00700D6F" w:rsidP="00C639D6">
            <w:pPr>
              <w:jc w:val="center"/>
              <w:rPr>
                <w:rFonts w:ascii="Times New Roman" w:hAnsi="Times New Roman" w:cs="Times New Roman"/>
                <w:sz w:val="18"/>
                <w:szCs w:val="18"/>
              </w:rPr>
            </w:pPr>
          </w:p>
        </w:tc>
      </w:tr>
      <w:tr w:rsidR="00700D6F" w:rsidRPr="00700D6F" w14:paraId="149DF0A3" w14:textId="77777777" w:rsidTr="003D2AE5">
        <w:trPr>
          <w:trHeight w:val="20"/>
        </w:trPr>
        <w:tc>
          <w:tcPr>
            <w:tcW w:w="1413" w:type="dxa"/>
            <w:vMerge/>
            <w:vAlign w:val="center"/>
            <w:hideMark/>
          </w:tcPr>
          <w:p w14:paraId="33199DC7"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78C6A8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783421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2E823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EA0A2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EB6BD93" w14:textId="2A573910" w:rsidR="00700D6F" w:rsidRPr="00700D6F" w:rsidRDefault="00700D6F" w:rsidP="00C639D6">
            <w:pPr>
              <w:jc w:val="center"/>
              <w:rPr>
                <w:rFonts w:ascii="Times New Roman" w:hAnsi="Times New Roman" w:cs="Times New Roman"/>
                <w:sz w:val="18"/>
                <w:szCs w:val="18"/>
              </w:rPr>
            </w:pPr>
          </w:p>
        </w:tc>
      </w:tr>
      <w:tr w:rsidR="00700D6F" w:rsidRPr="00700D6F" w14:paraId="27150D76" w14:textId="77777777" w:rsidTr="003D2AE5">
        <w:trPr>
          <w:trHeight w:val="20"/>
        </w:trPr>
        <w:tc>
          <w:tcPr>
            <w:tcW w:w="1413" w:type="dxa"/>
            <w:vMerge w:val="restart"/>
            <w:noWrap/>
            <w:vAlign w:val="center"/>
            <w:hideMark/>
          </w:tcPr>
          <w:p w14:paraId="5697FC5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DPP2T-T4</w:t>
            </w:r>
          </w:p>
        </w:tc>
        <w:tc>
          <w:tcPr>
            <w:tcW w:w="1984" w:type="dxa"/>
            <w:vMerge w:val="restart"/>
            <w:noWrap/>
            <w:vAlign w:val="center"/>
            <w:hideMark/>
          </w:tcPr>
          <w:p w14:paraId="1FB7DB6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B69A98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F99A4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54465B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8438A14" w14:textId="2CB48FE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45A28D21" w14:textId="77777777" w:rsidTr="003D2AE5">
        <w:trPr>
          <w:trHeight w:val="20"/>
        </w:trPr>
        <w:tc>
          <w:tcPr>
            <w:tcW w:w="1413" w:type="dxa"/>
            <w:vMerge/>
            <w:vAlign w:val="center"/>
            <w:hideMark/>
          </w:tcPr>
          <w:p w14:paraId="6703374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16D0FB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FFFABC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1E6EC1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A07CB0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4DEC7A4" w14:textId="77777777" w:rsidR="00700D6F" w:rsidRPr="00700D6F" w:rsidRDefault="00700D6F" w:rsidP="00C639D6">
            <w:pPr>
              <w:jc w:val="center"/>
              <w:rPr>
                <w:rFonts w:ascii="Times New Roman" w:hAnsi="Times New Roman" w:cs="Times New Roman"/>
                <w:sz w:val="18"/>
                <w:szCs w:val="18"/>
              </w:rPr>
            </w:pPr>
          </w:p>
        </w:tc>
      </w:tr>
      <w:tr w:rsidR="00700D6F" w:rsidRPr="00700D6F" w14:paraId="6BB423B8" w14:textId="77777777" w:rsidTr="003D2AE5">
        <w:trPr>
          <w:trHeight w:val="20"/>
        </w:trPr>
        <w:tc>
          <w:tcPr>
            <w:tcW w:w="1413" w:type="dxa"/>
            <w:vMerge/>
            <w:vAlign w:val="center"/>
            <w:hideMark/>
          </w:tcPr>
          <w:p w14:paraId="747F61B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5D43AC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9E02FB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893ABF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143901D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3999DB" w14:textId="77777777" w:rsidR="00700D6F" w:rsidRPr="00700D6F" w:rsidRDefault="00700D6F" w:rsidP="00C639D6">
            <w:pPr>
              <w:jc w:val="center"/>
              <w:rPr>
                <w:rFonts w:ascii="Times New Roman" w:hAnsi="Times New Roman" w:cs="Times New Roman"/>
                <w:sz w:val="18"/>
                <w:szCs w:val="18"/>
              </w:rPr>
            </w:pPr>
          </w:p>
        </w:tc>
      </w:tr>
      <w:tr w:rsidR="00700D6F" w:rsidRPr="00700D6F" w14:paraId="7CF40F70" w14:textId="77777777" w:rsidTr="003D2AE5">
        <w:trPr>
          <w:trHeight w:val="20"/>
        </w:trPr>
        <w:tc>
          <w:tcPr>
            <w:tcW w:w="1413" w:type="dxa"/>
            <w:vMerge/>
            <w:vAlign w:val="center"/>
            <w:hideMark/>
          </w:tcPr>
          <w:p w14:paraId="2A20DD5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9D73C1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12881F6"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A0EAB2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FC81F5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2666AE" w14:textId="77777777" w:rsidR="00700D6F" w:rsidRPr="00700D6F" w:rsidRDefault="00700D6F" w:rsidP="00C639D6">
            <w:pPr>
              <w:jc w:val="center"/>
              <w:rPr>
                <w:rFonts w:ascii="Times New Roman" w:hAnsi="Times New Roman" w:cs="Times New Roman"/>
                <w:sz w:val="18"/>
                <w:szCs w:val="18"/>
              </w:rPr>
            </w:pPr>
          </w:p>
        </w:tc>
      </w:tr>
      <w:tr w:rsidR="00700D6F" w:rsidRPr="00700D6F" w14:paraId="55CA3A22" w14:textId="77777777" w:rsidTr="003D2AE5">
        <w:trPr>
          <w:trHeight w:val="20"/>
        </w:trPr>
        <w:tc>
          <w:tcPr>
            <w:tcW w:w="1413" w:type="dxa"/>
            <w:vMerge w:val="restart"/>
            <w:noWrap/>
            <w:vAlign w:val="center"/>
            <w:hideMark/>
          </w:tcPr>
          <w:p w14:paraId="5D1B634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DPP2T-T2F2</w:t>
            </w:r>
          </w:p>
        </w:tc>
        <w:tc>
          <w:tcPr>
            <w:tcW w:w="1984" w:type="dxa"/>
            <w:vMerge w:val="restart"/>
            <w:noWrap/>
            <w:vAlign w:val="center"/>
            <w:hideMark/>
          </w:tcPr>
          <w:p w14:paraId="7EBD3F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D43FD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7117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31A848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35D1BE8C" w14:textId="0125D631"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4CE04592" w14:textId="77777777" w:rsidTr="003D2AE5">
        <w:trPr>
          <w:trHeight w:val="20"/>
        </w:trPr>
        <w:tc>
          <w:tcPr>
            <w:tcW w:w="1413" w:type="dxa"/>
            <w:vMerge/>
            <w:vAlign w:val="center"/>
            <w:hideMark/>
          </w:tcPr>
          <w:p w14:paraId="0B8B818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1F55CB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CF3445B"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B92296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14B5D2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06F883F" w14:textId="77777777" w:rsidR="00700D6F" w:rsidRPr="00700D6F" w:rsidRDefault="00700D6F" w:rsidP="00C639D6">
            <w:pPr>
              <w:jc w:val="center"/>
              <w:rPr>
                <w:rFonts w:ascii="Times New Roman" w:hAnsi="Times New Roman" w:cs="Times New Roman"/>
                <w:sz w:val="18"/>
                <w:szCs w:val="18"/>
              </w:rPr>
            </w:pPr>
          </w:p>
        </w:tc>
      </w:tr>
      <w:tr w:rsidR="00700D6F" w:rsidRPr="00700D6F" w14:paraId="7E6448C4" w14:textId="77777777" w:rsidTr="003D2AE5">
        <w:trPr>
          <w:trHeight w:val="20"/>
        </w:trPr>
        <w:tc>
          <w:tcPr>
            <w:tcW w:w="1413" w:type="dxa"/>
            <w:vMerge/>
            <w:vAlign w:val="center"/>
            <w:hideMark/>
          </w:tcPr>
          <w:p w14:paraId="0AC80D6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7B630A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376795F"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31B1C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52218FC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D0482CB" w14:textId="77777777" w:rsidR="00700D6F" w:rsidRPr="00700D6F" w:rsidRDefault="00700D6F" w:rsidP="00C639D6">
            <w:pPr>
              <w:jc w:val="center"/>
              <w:rPr>
                <w:rFonts w:ascii="Times New Roman" w:hAnsi="Times New Roman" w:cs="Times New Roman"/>
                <w:sz w:val="18"/>
                <w:szCs w:val="18"/>
              </w:rPr>
            </w:pPr>
          </w:p>
        </w:tc>
      </w:tr>
      <w:tr w:rsidR="00700D6F" w:rsidRPr="00700D6F" w14:paraId="23A55ACB" w14:textId="77777777" w:rsidTr="003D2AE5">
        <w:trPr>
          <w:trHeight w:val="20"/>
        </w:trPr>
        <w:tc>
          <w:tcPr>
            <w:tcW w:w="1413" w:type="dxa"/>
            <w:vMerge/>
            <w:vAlign w:val="center"/>
            <w:hideMark/>
          </w:tcPr>
          <w:p w14:paraId="42FAE17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DA81EF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5B8E54A"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1410F8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7FD074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4D64B17" w14:textId="77777777" w:rsidR="00700D6F" w:rsidRPr="00700D6F" w:rsidRDefault="00700D6F" w:rsidP="00C639D6">
            <w:pPr>
              <w:jc w:val="center"/>
              <w:rPr>
                <w:rFonts w:ascii="Times New Roman" w:hAnsi="Times New Roman" w:cs="Times New Roman"/>
                <w:sz w:val="18"/>
                <w:szCs w:val="18"/>
              </w:rPr>
            </w:pPr>
          </w:p>
        </w:tc>
      </w:tr>
      <w:tr w:rsidR="00700D6F" w:rsidRPr="00700D6F" w14:paraId="0718C6AA" w14:textId="77777777" w:rsidTr="003D2AE5">
        <w:trPr>
          <w:trHeight w:val="20"/>
        </w:trPr>
        <w:tc>
          <w:tcPr>
            <w:tcW w:w="1413" w:type="dxa"/>
            <w:vMerge w:val="restart"/>
            <w:noWrap/>
            <w:vAlign w:val="center"/>
            <w:hideMark/>
          </w:tcPr>
          <w:p w14:paraId="1890930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DPP-T2M2</w:t>
            </w:r>
          </w:p>
        </w:tc>
        <w:tc>
          <w:tcPr>
            <w:tcW w:w="1984" w:type="dxa"/>
            <w:vMerge w:val="restart"/>
            <w:noWrap/>
            <w:vAlign w:val="center"/>
            <w:hideMark/>
          </w:tcPr>
          <w:p w14:paraId="7D6476B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122B0CC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896982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6457997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66E19FC" w14:textId="691CE8FD"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 10.1021/acscentsci.3c00775</w:t>
            </w:r>
          </w:p>
        </w:tc>
      </w:tr>
      <w:tr w:rsidR="00700D6F" w:rsidRPr="00700D6F" w14:paraId="08A5F79B" w14:textId="77777777" w:rsidTr="003D2AE5">
        <w:trPr>
          <w:trHeight w:val="20"/>
        </w:trPr>
        <w:tc>
          <w:tcPr>
            <w:tcW w:w="1413" w:type="dxa"/>
            <w:vMerge/>
            <w:vAlign w:val="center"/>
            <w:hideMark/>
          </w:tcPr>
          <w:p w14:paraId="39719C6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689D93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15FA705"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D97249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A636A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C5E884F" w14:textId="77777777" w:rsidR="00700D6F" w:rsidRPr="00700D6F" w:rsidRDefault="00700D6F" w:rsidP="00C639D6">
            <w:pPr>
              <w:jc w:val="center"/>
              <w:rPr>
                <w:rFonts w:ascii="Times New Roman" w:hAnsi="Times New Roman" w:cs="Times New Roman"/>
                <w:sz w:val="18"/>
                <w:szCs w:val="18"/>
              </w:rPr>
            </w:pPr>
          </w:p>
        </w:tc>
      </w:tr>
      <w:tr w:rsidR="00700D6F" w:rsidRPr="00700D6F" w14:paraId="0B5E554D" w14:textId="77777777" w:rsidTr="003D2AE5">
        <w:trPr>
          <w:trHeight w:val="20"/>
        </w:trPr>
        <w:tc>
          <w:tcPr>
            <w:tcW w:w="1413" w:type="dxa"/>
            <w:vMerge/>
            <w:vAlign w:val="center"/>
            <w:hideMark/>
          </w:tcPr>
          <w:p w14:paraId="687188C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699583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3DB187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74674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160mgmL</w:t>
            </w:r>
          </w:p>
        </w:tc>
        <w:tc>
          <w:tcPr>
            <w:tcW w:w="851" w:type="dxa"/>
            <w:noWrap/>
            <w:vAlign w:val="center"/>
            <w:hideMark/>
          </w:tcPr>
          <w:p w14:paraId="54E3F8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8142270" w14:textId="77777777" w:rsidR="00700D6F" w:rsidRPr="00700D6F" w:rsidRDefault="00700D6F" w:rsidP="00C639D6">
            <w:pPr>
              <w:jc w:val="center"/>
              <w:rPr>
                <w:rFonts w:ascii="Times New Roman" w:hAnsi="Times New Roman" w:cs="Times New Roman"/>
                <w:sz w:val="18"/>
                <w:szCs w:val="18"/>
              </w:rPr>
            </w:pPr>
          </w:p>
        </w:tc>
      </w:tr>
      <w:tr w:rsidR="00700D6F" w:rsidRPr="00700D6F" w14:paraId="56A974BF" w14:textId="77777777" w:rsidTr="003D2AE5">
        <w:trPr>
          <w:trHeight w:val="20"/>
        </w:trPr>
        <w:tc>
          <w:tcPr>
            <w:tcW w:w="1413" w:type="dxa"/>
            <w:vMerge/>
            <w:vAlign w:val="center"/>
            <w:hideMark/>
          </w:tcPr>
          <w:p w14:paraId="073C656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30BDD5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9381FA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9237F4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1D7457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BEC4587" w14:textId="77777777" w:rsidR="00700D6F" w:rsidRPr="00700D6F" w:rsidRDefault="00700D6F" w:rsidP="00C639D6">
            <w:pPr>
              <w:jc w:val="center"/>
              <w:rPr>
                <w:rFonts w:ascii="Times New Roman" w:hAnsi="Times New Roman" w:cs="Times New Roman"/>
                <w:sz w:val="18"/>
                <w:szCs w:val="18"/>
              </w:rPr>
            </w:pPr>
          </w:p>
        </w:tc>
      </w:tr>
      <w:tr w:rsidR="00700D6F" w:rsidRPr="00700D6F" w14:paraId="63047233" w14:textId="77777777" w:rsidTr="003D2AE5">
        <w:trPr>
          <w:trHeight w:val="20"/>
        </w:trPr>
        <w:tc>
          <w:tcPr>
            <w:tcW w:w="1413" w:type="dxa"/>
            <w:vMerge w:val="restart"/>
            <w:noWrap/>
            <w:vAlign w:val="center"/>
            <w:hideMark/>
          </w:tcPr>
          <w:p w14:paraId="52CC8BB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DPP2T-TT</w:t>
            </w:r>
          </w:p>
        </w:tc>
        <w:tc>
          <w:tcPr>
            <w:tcW w:w="1984" w:type="dxa"/>
            <w:vMerge w:val="restart"/>
            <w:noWrap/>
            <w:vAlign w:val="center"/>
            <w:hideMark/>
          </w:tcPr>
          <w:p w14:paraId="0C19D16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55839DB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547010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0001BB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1631F92B" w14:textId="1633C26A"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07A0C93" w14:textId="77777777" w:rsidTr="003D2AE5">
        <w:trPr>
          <w:trHeight w:val="20"/>
        </w:trPr>
        <w:tc>
          <w:tcPr>
            <w:tcW w:w="1413" w:type="dxa"/>
            <w:vMerge/>
            <w:vAlign w:val="center"/>
            <w:hideMark/>
          </w:tcPr>
          <w:p w14:paraId="1246E00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40DDB5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2A46E2C"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923787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40D0FE9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011A7BD" w14:textId="77777777" w:rsidR="00700D6F" w:rsidRPr="00700D6F" w:rsidRDefault="00700D6F" w:rsidP="00C639D6">
            <w:pPr>
              <w:jc w:val="center"/>
              <w:rPr>
                <w:rFonts w:ascii="Times New Roman" w:hAnsi="Times New Roman" w:cs="Times New Roman"/>
                <w:sz w:val="18"/>
                <w:szCs w:val="18"/>
              </w:rPr>
            </w:pPr>
          </w:p>
        </w:tc>
      </w:tr>
      <w:tr w:rsidR="00700D6F" w:rsidRPr="00700D6F" w14:paraId="4DECFB80" w14:textId="77777777" w:rsidTr="003D2AE5">
        <w:trPr>
          <w:trHeight w:val="20"/>
        </w:trPr>
        <w:tc>
          <w:tcPr>
            <w:tcW w:w="1413" w:type="dxa"/>
            <w:vMerge/>
            <w:vAlign w:val="center"/>
            <w:hideMark/>
          </w:tcPr>
          <w:p w14:paraId="62F9C3A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2D35F6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1FF5FF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D122C8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D42F2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CB8F662" w14:textId="77777777" w:rsidR="00700D6F" w:rsidRPr="00700D6F" w:rsidRDefault="00700D6F" w:rsidP="00C639D6">
            <w:pPr>
              <w:jc w:val="center"/>
              <w:rPr>
                <w:rFonts w:ascii="Times New Roman" w:hAnsi="Times New Roman" w:cs="Times New Roman"/>
                <w:sz w:val="18"/>
                <w:szCs w:val="18"/>
              </w:rPr>
            </w:pPr>
          </w:p>
        </w:tc>
      </w:tr>
      <w:tr w:rsidR="00700D6F" w:rsidRPr="00700D6F" w14:paraId="175D58FB" w14:textId="77777777" w:rsidTr="003D2AE5">
        <w:trPr>
          <w:trHeight w:val="20"/>
        </w:trPr>
        <w:tc>
          <w:tcPr>
            <w:tcW w:w="1413" w:type="dxa"/>
            <w:vMerge/>
            <w:vAlign w:val="center"/>
            <w:hideMark/>
          </w:tcPr>
          <w:p w14:paraId="20D6D01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BF915E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DCB520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C16DF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230mgmL</w:t>
            </w:r>
          </w:p>
        </w:tc>
        <w:tc>
          <w:tcPr>
            <w:tcW w:w="851" w:type="dxa"/>
            <w:noWrap/>
            <w:vAlign w:val="center"/>
            <w:hideMark/>
          </w:tcPr>
          <w:p w14:paraId="6486A00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C65FCDA" w14:textId="77777777" w:rsidR="00700D6F" w:rsidRPr="00700D6F" w:rsidRDefault="00700D6F" w:rsidP="00C639D6">
            <w:pPr>
              <w:jc w:val="center"/>
              <w:rPr>
                <w:rFonts w:ascii="Times New Roman" w:hAnsi="Times New Roman" w:cs="Times New Roman"/>
                <w:sz w:val="18"/>
                <w:szCs w:val="18"/>
              </w:rPr>
            </w:pPr>
          </w:p>
        </w:tc>
      </w:tr>
      <w:tr w:rsidR="00700D6F" w:rsidRPr="00700D6F" w14:paraId="72E218E6" w14:textId="77777777" w:rsidTr="003D2AE5">
        <w:trPr>
          <w:trHeight w:val="20"/>
        </w:trPr>
        <w:tc>
          <w:tcPr>
            <w:tcW w:w="1413" w:type="dxa"/>
            <w:vMerge w:val="restart"/>
            <w:noWrap/>
            <w:vAlign w:val="center"/>
            <w:hideMark/>
          </w:tcPr>
          <w:p w14:paraId="5DAF172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DPP2T-Btz</w:t>
            </w:r>
          </w:p>
        </w:tc>
        <w:tc>
          <w:tcPr>
            <w:tcW w:w="1984" w:type="dxa"/>
            <w:vMerge w:val="restart"/>
            <w:noWrap/>
            <w:vAlign w:val="center"/>
            <w:hideMark/>
          </w:tcPr>
          <w:p w14:paraId="21181B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34D43F1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D8500E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27FF2C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2EA29A45" w14:textId="21B51F7E"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4999CE56" w14:textId="77777777" w:rsidTr="003D2AE5">
        <w:trPr>
          <w:trHeight w:val="20"/>
        </w:trPr>
        <w:tc>
          <w:tcPr>
            <w:tcW w:w="1413" w:type="dxa"/>
            <w:vMerge/>
            <w:vAlign w:val="center"/>
            <w:hideMark/>
          </w:tcPr>
          <w:p w14:paraId="0EFFBF5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45B064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30C9DB2"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60A8F9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E32F9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B1E2153" w14:textId="77777777" w:rsidR="00700D6F" w:rsidRPr="00700D6F" w:rsidRDefault="00700D6F" w:rsidP="00C639D6">
            <w:pPr>
              <w:jc w:val="center"/>
              <w:rPr>
                <w:rFonts w:ascii="Times New Roman" w:hAnsi="Times New Roman" w:cs="Times New Roman"/>
                <w:sz w:val="18"/>
                <w:szCs w:val="18"/>
              </w:rPr>
            </w:pPr>
          </w:p>
        </w:tc>
      </w:tr>
      <w:tr w:rsidR="00700D6F" w:rsidRPr="00700D6F" w14:paraId="7BB2FAC7" w14:textId="77777777" w:rsidTr="003D2AE5">
        <w:trPr>
          <w:trHeight w:val="20"/>
        </w:trPr>
        <w:tc>
          <w:tcPr>
            <w:tcW w:w="1413" w:type="dxa"/>
            <w:vMerge/>
            <w:vAlign w:val="center"/>
            <w:hideMark/>
          </w:tcPr>
          <w:p w14:paraId="4FA66EE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EF9C25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EA1CB25"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FFAF2C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93FA5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DBCFAD8" w14:textId="77777777" w:rsidR="00700D6F" w:rsidRPr="00700D6F" w:rsidRDefault="00700D6F" w:rsidP="00C639D6">
            <w:pPr>
              <w:jc w:val="center"/>
              <w:rPr>
                <w:rFonts w:ascii="Times New Roman" w:hAnsi="Times New Roman" w:cs="Times New Roman"/>
                <w:sz w:val="18"/>
                <w:szCs w:val="18"/>
              </w:rPr>
            </w:pPr>
          </w:p>
        </w:tc>
      </w:tr>
      <w:tr w:rsidR="00700D6F" w:rsidRPr="00700D6F" w14:paraId="60533046" w14:textId="77777777" w:rsidTr="003D2AE5">
        <w:trPr>
          <w:trHeight w:val="20"/>
        </w:trPr>
        <w:tc>
          <w:tcPr>
            <w:tcW w:w="1413" w:type="dxa"/>
            <w:vMerge w:val="restart"/>
            <w:noWrap/>
            <w:vAlign w:val="center"/>
            <w:hideMark/>
          </w:tcPr>
          <w:p w14:paraId="1CEF8E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DPP-DTT</w:t>
            </w:r>
          </w:p>
        </w:tc>
        <w:tc>
          <w:tcPr>
            <w:tcW w:w="1984" w:type="dxa"/>
            <w:vMerge w:val="restart"/>
            <w:noWrap/>
            <w:vAlign w:val="center"/>
            <w:hideMark/>
          </w:tcPr>
          <w:p w14:paraId="2D2ACD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5E182DA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09C7C6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6E5DEE6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581B05C" w14:textId="40080309"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1F78F43" w14:textId="77777777" w:rsidTr="003D2AE5">
        <w:trPr>
          <w:trHeight w:val="20"/>
        </w:trPr>
        <w:tc>
          <w:tcPr>
            <w:tcW w:w="1413" w:type="dxa"/>
            <w:vMerge/>
            <w:vAlign w:val="center"/>
            <w:hideMark/>
          </w:tcPr>
          <w:p w14:paraId="49DCBE7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4835E2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EBFDB3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14A30D7"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64069B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920A332" w14:textId="31378C11" w:rsidR="00700D6F" w:rsidRPr="00700D6F" w:rsidRDefault="00700D6F" w:rsidP="00C639D6">
            <w:pPr>
              <w:jc w:val="center"/>
              <w:rPr>
                <w:rFonts w:ascii="Times New Roman" w:hAnsi="Times New Roman" w:cs="Times New Roman"/>
                <w:sz w:val="18"/>
                <w:szCs w:val="18"/>
              </w:rPr>
            </w:pPr>
          </w:p>
        </w:tc>
      </w:tr>
      <w:tr w:rsidR="00700D6F" w:rsidRPr="00700D6F" w14:paraId="0DB59301" w14:textId="77777777" w:rsidTr="003D2AE5">
        <w:trPr>
          <w:trHeight w:val="20"/>
        </w:trPr>
        <w:tc>
          <w:tcPr>
            <w:tcW w:w="1413" w:type="dxa"/>
            <w:vMerge/>
            <w:vAlign w:val="center"/>
            <w:hideMark/>
          </w:tcPr>
          <w:p w14:paraId="2B8D561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82CBCE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7587A4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858001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30917D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A7F8CF5" w14:textId="323ACE15" w:rsidR="00700D6F" w:rsidRPr="00700D6F" w:rsidRDefault="00700D6F" w:rsidP="00C639D6">
            <w:pPr>
              <w:jc w:val="center"/>
              <w:rPr>
                <w:rFonts w:ascii="Times New Roman" w:hAnsi="Times New Roman" w:cs="Times New Roman"/>
                <w:sz w:val="18"/>
                <w:szCs w:val="18"/>
              </w:rPr>
            </w:pPr>
          </w:p>
        </w:tc>
      </w:tr>
      <w:tr w:rsidR="00700D6F" w:rsidRPr="00700D6F" w14:paraId="5447321C" w14:textId="77777777" w:rsidTr="003D2AE5">
        <w:trPr>
          <w:trHeight w:val="20"/>
        </w:trPr>
        <w:tc>
          <w:tcPr>
            <w:tcW w:w="1413" w:type="dxa"/>
            <w:vMerge/>
            <w:vAlign w:val="center"/>
            <w:hideMark/>
          </w:tcPr>
          <w:p w14:paraId="548FD08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C3EAE5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BB42D41"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A39000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7C348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10821F0" w14:textId="7C53C9D4" w:rsidR="00700D6F" w:rsidRPr="00700D6F" w:rsidRDefault="00700D6F" w:rsidP="00C639D6">
            <w:pPr>
              <w:jc w:val="center"/>
              <w:rPr>
                <w:rFonts w:ascii="Times New Roman" w:hAnsi="Times New Roman" w:cs="Times New Roman"/>
                <w:sz w:val="18"/>
                <w:szCs w:val="18"/>
              </w:rPr>
            </w:pPr>
          </w:p>
        </w:tc>
      </w:tr>
      <w:tr w:rsidR="00700D6F" w:rsidRPr="00700D6F" w14:paraId="1B1B9390" w14:textId="77777777" w:rsidTr="003D2AE5">
        <w:trPr>
          <w:trHeight w:val="20"/>
        </w:trPr>
        <w:tc>
          <w:tcPr>
            <w:tcW w:w="1413" w:type="dxa"/>
            <w:vMerge/>
            <w:vAlign w:val="center"/>
            <w:hideMark/>
          </w:tcPr>
          <w:p w14:paraId="00D2BE8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FE32D10"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9447C41"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35FACD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8772A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C669343" w14:textId="566CBBC8" w:rsidR="00700D6F" w:rsidRPr="00700D6F" w:rsidRDefault="00700D6F" w:rsidP="00C639D6">
            <w:pPr>
              <w:jc w:val="center"/>
              <w:rPr>
                <w:rFonts w:ascii="Times New Roman" w:hAnsi="Times New Roman" w:cs="Times New Roman"/>
                <w:sz w:val="18"/>
                <w:szCs w:val="18"/>
              </w:rPr>
            </w:pPr>
          </w:p>
        </w:tc>
      </w:tr>
      <w:tr w:rsidR="00700D6F" w:rsidRPr="00700D6F" w14:paraId="30E0CEB9" w14:textId="77777777" w:rsidTr="003D2AE5">
        <w:trPr>
          <w:trHeight w:val="20"/>
        </w:trPr>
        <w:tc>
          <w:tcPr>
            <w:tcW w:w="1413" w:type="dxa"/>
            <w:vMerge/>
            <w:vAlign w:val="center"/>
            <w:hideMark/>
          </w:tcPr>
          <w:p w14:paraId="620DC23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4E1D54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6C028A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4E4BEC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676A0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8B6F86" w14:textId="34613536" w:rsidR="00700D6F" w:rsidRPr="00700D6F" w:rsidRDefault="00700D6F" w:rsidP="00C639D6">
            <w:pPr>
              <w:jc w:val="center"/>
              <w:rPr>
                <w:rFonts w:ascii="Times New Roman" w:hAnsi="Times New Roman" w:cs="Times New Roman"/>
                <w:sz w:val="18"/>
                <w:szCs w:val="18"/>
              </w:rPr>
            </w:pPr>
          </w:p>
        </w:tc>
      </w:tr>
      <w:tr w:rsidR="00700D6F" w:rsidRPr="00700D6F" w14:paraId="169D6E30" w14:textId="77777777" w:rsidTr="003D2AE5">
        <w:trPr>
          <w:trHeight w:val="20"/>
        </w:trPr>
        <w:tc>
          <w:tcPr>
            <w:tcW w:w="1413" w:type="dxa"/>
            <w:vMerge/>
            <w:vAlign w:val="center"/>
            <w:hideMark/>
          </w:tcPr>
          <w:p w14:paraId="0A2FD7C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875DFC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D16EA7B"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32E169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A25C1F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72A43B4" w14:textId="779D5DCB" w:rsidR="00700D6F" w:rsidRPr="00700D6F" w:rsidRDefault="00700D6F" w:rsidP="00C639D6">
            <w:pPr>
              <w:jc w:val="center"/>
              <w:rPr>
                <w:rFonts w:ascii="Times New Roman" w:hAnsi="Times New Roman" w:cs="Times New Roman"/>
                <w:sz w:val="18"/>
                <w:szCs w:val="18"/>
              </w:rPr>
            </w:pPr>
          </w:p>
        </w:tc>
      </w:tr>
      <w:tr w:rsidR="00700D6F" w:rsidRPr="00700D6F" w14:paraId="17C6297F" w14:textId="77777777" w:rsidTr="003D2AE5">
        <w:trPr>
          <w:trHeight w:val="20"/>
        </w:trPr>
        <w:tc>
          <w:tcPr>
            <w:tcW w:w="1413" w:type="dxa"/>
            <w:vMerge/>
            <w:vAlign w:val="center"/>
            <w:hideMark/>
          </w:tcPr>
          <w:p w14:paraId="72C5782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CA0058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201DCD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C823684"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A723CF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3A2CA6B" w14:textId="49868786" w:rsidR="00700D6F" w:rsidRPr="00700D6F" w:rsidRDefault="00700D6F" w:rsidP="00C639D6">
            <w:pPr>
              <w:jc w:val="center"/>
              <w:rPr>
                <w:rFonts w:ascii="Times New Roman" w:hAnsi="Times New Roman" w:cs="Times New Roman"/>
                <w:sz w:val="18"/>
                <w:szCs w:val="18"/>
              </w:rPr>
            </w:pPr>
          </w:p>
        </w:tc>
      </w:tr>
      <w:tr w:rsidR="00700D6F" w:rsidRPr="00700D6F" w14:paraId="39C97B22" w14:textId="77777777" w:rsidTr="003D2AE5">
        <w:trPr>
          <w:trHeight w:val="20"/>
        </w:trPr>
        <w:tc>
          <w:tcPr>
            <w:tcW w:w="1413" w:type="dxa"/>
            <w:vMerge/>
            <w:vAlign w:val="center"/>
            <w:hideMark/>
          </w:tcPr>
          <w:p w14:paraId="3B2B62F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A810EC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420A8B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3F5EFD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CFFDAA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71485D" w14:textId="03AA1B51" w:rsidR="00700D6F" w:rsidRPr="00700D6F" w:rsidRDefault="00700D6F" w:rsidP="00C639D6">
            <w:pPr>
              <w:jc w:val="center"/>
              <w:rPr>
                <w:rFonts w:ascii="Times New Roman" w:hAnsi="Times New Roman" w:cs="Times New Roman"/>
                <w:sz w:val="18"/>
                <w:szCs w:val="18"/>
              </w:rPr>
            </w:pPr>
          </w:p>
        </w:tc>
      </w:tr>
      <w:tr w:rsidR="00700D6F" w:rsidRPr="00700D6F" w14:paraId="67E44C97" w14:textId="77777777" w:rsidTr="003D2AE5">
        <w:trPr>
          <w:trHeight w:val="20"/>
        </w:trPr>
        <w:tc>
          <w:tcPr>
            <w:tcW w:w="1413" w:type="dxa"/>
            <w:vMerge/>
            <w:vAlign w:val="center"/>
            <w:hideMark/>
          </w:tcPr>
          <w:p w14:paraId="7F93DA50"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662B2B1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2120283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69B43F5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2EED9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3B486A64" w14:textId="2BD7073E" w:rsidR="00700D6F" w:rsidRPr="00700D6F" w:rsidRDefault="00700D6F" w:rsidP="00C639D6">
            <w:pPr>
              <w:jc w:val="center"/>
              <w:rPr>
                <w:rFonts w:ascii="Times New Roman" w:hAnsi="Times New Roman" w:cs="Times New Roman"/>
                <w:sz w:val="18"/>
                <w:szCs w:val="18"/>
              </w:rPr>
            </w:pPr>
          </w:p>
        </w:tc>
      </w:tr>
      <w:tr w:rsidR="00700D6F" w:rsidRPr="00700D6F" w14:paraId="40FB13ED" w14:textId="77777777" w:rsidTr="003D2AE5">
        <w:trPr>
          <w:trHeight w:val="20"/>
        </w:trPr>
        <w:tc>
          <w:tcPr>
            <w:tcW w:w="1413" w:type="dxa"/>
            <w:vMerge/>
            <w:vAlign w:val="center"/>
            <w:hideMark/>
          </w:tcPr>
          <w:p w14:paraId="11708F1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62D8E5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CBB640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BF9E72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D2629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3D86317" w14:textId="1CC1B0DC" w:rsidR="00700D6F" w:rsidRPr="00700D6F" w:rsidRDefault="00700D6F" w:rsidP="00C639D6">
            <w:pPr>
              <w:jc w:val="center"/>
              <w:rPr>
                <w:rFonts w:ascii="Times New Roman" w:hAnsi="Times New Roman" w:cs="Times New Roman"/>
                <w:sz w:val="18"/>
                <w:szCs w:val="18"/>
              </w:rPr>
            </w:pPr>
          </w:p>
        </w:tc>
      </w:tr>
      <w:tr w:rsidR="00700D6F" w:rsidRPr="00700D6F" w14:paraId="462D3579" w14:textId="77777777" w:rsidTr="003D2AE5">
        <w:trPr>
          <w:trHeight w:val="20"/>
        </w:trPr>
        <w:tc>
          <w:tcPr>
            <w:tcW w:w="1413" w:type="dxa"/>
            <w:vMerge/>
            <w:vAlign w:val="center"/>
            <w:hideMark/>
          </w:tcPr>
          <w:p w14:paraId="37B9A85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87D0D1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06D121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35CB0B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5F314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6AC709D7" w14:textId="08A53834" w:rsidR="00700D6F" w:rsidRPr="00700D6F" w:rsidRDefault="00700D6F" w:rsidP="00C639D6">
            <w:pPr>
              <w:jc w:val="center"/>
              <w:rPr>
                <w:rFonts w:ascii="Times New Roman" w:hAnsi="Times New Roman" w:cs="Times New Roman"/>
                <w:sz w:val="18"/>
                <w:szCs w:val="18"/>
              </w:rPr>
            </w:pPr>
          </w:p>
        </w:tc>
      </w:tr>
      <w:tr w:rsidR="00700D6F" w:rsidRPr="00700D6F" w14:paraId="761F37DE" w14:textId="77777777" w:rsidTr="003D2AE5">
        <w:trPr>
          <w:trHeight w:val="20"/>
        </w:trPr>
        <w:tc>
          <w:tcPr>
            <w:tcW w:w="1413" w:type="dxa"/>
            <w:vMerge/>
            <w:vAlign w:val="center"/>
            <w:hideMark/>
          </w:tcPr>
          <w:p w14:paraId="10A4EE6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25BDCF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9388B88"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94DA2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426B1D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6BD2075D" w14:textId="66EBA6F3" w:rsidR="00700D6F" w:rsidRPr="00700D6F" w:rsidRDefault="00700D6F" w:rsidP="00C639D6">
            <w:pPr>
              <w:jc w:val="center"/>
              <w:rPr>
                <w:rFonts w:ascii="Times New Roman" w:hAnsi="Times New Roman" w:cs="Times New Roman"/>
                <w:sz w:val="18"/>
                <w:szCs w:val="18"/>
              </w:rPr>
            </w:pPr>
          </w:p>
        </w:tc>
      </w:tr>
      <w:tr w:rsidR="00700D6F" w:rsidRPr="00700D6F" w14:paraId="23EE43AD" w14:textId="77777777" w:rsidTr="003D2AE5">
        <w:trPr>
          <w:trHeight w:val="20"/>
        </w:trPr>
        <w:tc>
          <w:tcPr>
            <w:tcW w:w="1413" w:type="dxa"/>
            <w:vMerge/>
            <w:vAlign w:val="center"/>
            <w:hideMark/>
          </w:tcPr>
          <w:p w14:paraId="294321C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F736B5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9E8D9B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54F532C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DA9A1F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32E3AA" w14:textId="73F90AE3" w:rsidR="00700D6F" w:rsidRPr="00700D6F" w:rsidRDefault="00700D6F" w:rsidP="00C639D6">
            <w:pPr>
              <w:jc w:val="center"/>
              <w:rPr>
                <w:rFonts w:ascii="Times New Roman" w:hAnsi="Times New Roman" w:cs="Times New Roman"/>
                <w:sz w:val="18"/>
                <w:szCs w:val="18"/>
              </w:rPr>
            </w:pPr>
          </w:p>
        </w:tc>
      </w:tr>
      <w:tr w:rsidR="00700D6F" w:rsidRPr="00700D6F" w14:paraId="457AAA15" w14:textId="77777777" w:rsidTr="003D2AE5">
        <w:trPr>
          <w:trHeight w:val="20"/>
        </w:trPr>
        <w:tc>
          <w:tcPr>
            <w:tcW w:w="1413" w:type="dxa"/>
            <w:vMerge/>
            <w:vAlign w:val="center"/>
            <w:hideMark/>
          </w:tcPr>
          <w:p w14:paraId="509E637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75B169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C7F4FF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B2B82C9"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3F451A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8757924" w14:textId="12D4A36A" w:rsidR="00700D6F" w:rsidRPr="00700D6F" w:rsidRDefault="00700D6F" w:rsidP="00C639D6">
            <w:pPr>
              <w:jc w:val="center"/>
              <w:rPr>
                <w:rFonts w:ascii="Times New Roman" w:hAnsi="Times New Roman" w:cs="Times New Roman"/>
                <w:sz w:val="18"/>
                <w:szCs w:val="18"/>
              </w:rPr>
            </w:pPr>
          </w:p>
        </w:tc>
      </w:tr>
      <w:tr w:rsidR="00700D6F" w:rsidRPr="00700D6F" w14:paraId="0D4223A5" w14:textId="77777777" w:rsidTr="003D2AE5">
        <w:trPr>
          <w:trHeight w:val="20"/>
        </w:trPr>
        <w:tc>
          <w:tcPr>
            <w:tcW w:w="1413" w:type="dxa"/>
            <w:vMerge/>
            <w:vAlign w:val="center"/>
            <w:hideMark/>
          </w:tcPr>
          <w:p w14:paraId="4468B57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005A47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3843396"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31BBFC1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13C252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5AFC489" w14:textId="1D667A7F" w:rsidR="00700D6F" w:rsidRPr="00700D6F" w:rsidRDefault="00700D6F" w:rsidP="00C639D6">
            <w:pPr>
              <w:jc w:val="center"/>
              <w:rPr>
                <w:rFonts w:ascii="Times New Roman" w:hAnsi="Times New Roman" w:cs="Times New Roman"/>
                <w:sz w:val="18"/>
                <w:szCs w:val="18"/>
              </w:rPr>
            </w:pPr>
          </w:p>
        </w:tc>
      </w:tr>
      <w:tr w:rsidR="00700D6F" w:rsidRPr="00700D6F" w14:paraId="4B0F2907" w14:textId="77777777" w:rsidTr="003D2AE5">
        <w:trPr>
          <w:trHeight w:val="20"/>
        </w:trPr>
        <w:tc>
          <w:tcPr>
            <w:tcW w:w="1413" w:type="dxa"/>
            <w:vMerge/>
            <w:vAlign w:val="center"/>
            <w:hideMark/>
          </w:tcPr>
          <w:p w14:paraId="61C4563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42CE75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9B36FD0"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3D5406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715627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7E92CB9" w14:textId="533E15C6" w:rsidR="00700D6F" w:rsidRPr="00700D6F" w:rsidRDefault="00700D6F" w:rsidP="00C639D6">
            <w:pPr>
              <w:jc w:val="center"/>
              <w:rPr>
                <w:rFonts w:ascii="Times New Roman" w:hAnsi="Times New Roman" w:cs="Times New Roman"/>
                <w:sz w:val="18"/>
                <w:szCs w:val="18"/>
              </w:rPr>
            </w:pPr>
          </w:p>
        </w:tc>
      </w:tr>
      <w:tr w:rsidR="00700D6F" w:rsidRPr="00700D6F" w14:paraId="57223716" w14:textId="77777777" w:rsidTr="003D2AE5">
        <w:trPr>
          <w:trHeight w:val="20"/>
        </w:trPr>
        <w:tc>
          <w:tcPr>
            <w:tcW w:w="1413" w:type="dxa"/>
            <w:vMerge/>
            <w:vAlign w:val="center"/>
            <w:hideMark/>
          </w:tcPr>
          <w:p w14:paraId="370AD9A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64DAF3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D48BED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ACEAF8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6308AF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36C8D85" w14:textId="55CA4898" w:rsidR="00700D6F" w:rsidRPr="00700D6F" w:rsidRDefault="00700D6F" w:rsidP="00C639D6">
            <w:pPr>
              <w:jc w:val="center"/>
              <w:rPr>
                <w:rFonts w:ascii="Times New Roman" w:hAnsi="Times New Roman" w:cs="Times New Roman"/>
                <w:sz w:val="18"/>
                <w:szCs w:val="18"/>
              </w:rPr>
            </w:pPr>
          </w:p>
        </w:tc>
      </w:tr>
      <w:tr w:rsidR="00700D6F" w:rsidRPr="00700D6F" w14:paraId="41F6CFC9" w14:textId="77777777" w:rsidTr="003D2AE5">
        <w:trPr>
          <w:trHeight w:val="20"/>
        </w:trPr>
        <w:tc>
          <w:tcPr>
            <w:tcW w:w="1413" w:type="dxa"/>
            <w:vMerge/>
            <w:vAlign w:val="center"/>
            <w:hideMark/>
          </w:tcPr>
          <w:p w14:paraId="0BB29509"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5D0C3A5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3926B45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1CE0F87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DA8FA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D287B30" w14:textId="21C2F90E" w:rsidR="00700D6F" w:rsidRPr="00700D6F" w:rsidRDefault="00700D6F" w:rsidP="00C639D6">
            <w:pPr>
              <w:jc w:val="center"/>
              <w:rPr>
                <w:rFonts w:ascii="Times New Roman" w:hAnsi="Times New Roman" w:cs="Times New Roman"/>
                <w:sz w:val="18"/>
                <w:szCs w:val="18"/>
              </w:rPr>
            </w:pPr>
          </w:p>
        </w:tc>
      </w:tr>
      <w:tr w:rsidR="00700D6F" w:rsidRPr="00700D6F" w14:paraId="09DF1A17" w14:textId="77777777" w:rsidTr="003D2AE5">
        <w:trPr>
          <w:trHeight w:val="20"/>
        </w:trPr>
        <w:tc>
          <w:tcPr>
            <w:tcW w:w="1413" w:type="dxa"/>
            <w:vMerge/>
            <w:vAlign w:val="center"/>
            <w:hideMark/>
          </w:tcPr>
          <w:p w14:paraId="4A8F071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C10CA6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B32070B"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2945163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A7271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0AF409B" w14:textId="5219D519" w:rsidR="00700D6F" w:rsidRPr="00700D6F" w:rsidRDefault="00700D6F" w:rsidP="00C639D6">
            <w:pPr>
              <w:jc w:val="center"/>
              <w:rPr>
                <w:rFonts w:ascii="Times New Roman" w:hAnsi="Times New Roman" w:cs="Times New Roman"/>
                <w:sz w:val="18"/>
                <w:szCs w:val="18"/>
              </w:rPr>
            </w:pPr>
          </w:p>
        </w:tc>
      </w:tr>
      <w:tr w:rsidR="00700D6F" w:rsidRPr="00700D6F" w14:paraId="5DF42B2B" w14:textId="77777777" w:rsidTr="003D2AE5">
        <w:trPr>
          <w:trHeight w:val="20"/>
        </w:trPr>
        <w:tc>
          <w:tcPr>
            <w:tcW w:w="1413" w:type="dxa"/>
            <w:vMerge/>
            <w:vAlign w:val="center"/>
            <w:hideMark/>
          </w:tcPr>
          <w:p w14:paraId="31449F4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09FDA3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F840F6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84FD9E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A684E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1587F33A" w14:textId="61A127B3" w:rsidR="00700D6F" w:rsidRPr="00700D6F" w:rsidRDefault="00700D6F" w:rsidP="00C639D6">
            <w:pPr>
              <w:jc w:val="center"/>
              <w:rPr>
                <w:rFonts w:ascii="Times New Roman" w:hAnsi="Times New Roman" w:cs="Times New Roman"/>
                <w:sz w:val="18"/>
                <w:szCs w:val="18"/>
              </w:rPr>
            </w:pPr>
          </w:p>
        </w:tc>
      </w:tr>
      <w:tr w:rsidR="00700D6F" w:rsidRPr="00700D6F" w14:paraId="4F9D5FBB" w14:textId="77777777" w:rsidTr="003D2AE5">
        <w:trPr>
          <w:trHeight w:val="20"/>
        </w:trPr>
        <w:tc>
          <w:tcPr>
            <w:tcW w:w="1413" w:type="dxa"/>
            <w:vMerge/>
            <w:vAlign w:val="center"/>
            <w:hideMark/>
          </w:tcPr>
          <w:p w14:paraId="6B89849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5B1236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7A8BC7A"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F5370C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2F1A88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C186180" w14:textId="5F883072" w:rsidR="00700D6F" w:rsidRPr="00700D6F" w:rsidRDefault="00700D6F" w:rsidP="00C639D6">
            <w:pPr>
              <w:jc w:val="center"/>
              <w:rPr>
                <w:rFonts w:ascii="Times New Roman" w:hAnsi="Times New Roman" w:cs="Times New Roman"/>
                <w:sz w:val="18"/>
                <w:szCs w:val="18"/>
              </w:rPr>
            </w:pPr>
          </w:p>
        </w:tc>
      </w:tr>
      <w:tr w:rsidR="00700D6F" w:rsidRPr="00700D6F" w14:paraId="6D06ECFA" w14:textId="77777777" w:rsidTr="003D2AE5">
        <w:trPr>
          <w:trHeight w:val="20"/>
        </w:trPr>
        <w:tc>
          <w:tcPr>
            <w:tcW w:w="1413" w:type="dxa"/>
            <w:vMerge/>
            <w:vAlign w:val="center"/>
            <w:hideMark/>
          </w:tcPr>
          <w:p w14:paraId="1CB0790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91FBB8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16A673D"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A075B4A"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745EE5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1CCF37E" w14:textId="402F9252" w:rsidR="00700D6F" w:rsidRPr="00700D6F" w:rsidRDefault="00700D6F" w:rsidP="00C639D6">
            <w:pPr>
              <w:jc w:val="center"/>
              <w:rPr>
                <w:rFonts w:ascii="Times New Roman" w:hAnsi="Times New Roman" w:cs="Times New Roman"/>
                <w:sz w:val="18"/>
                <w:szCs w:val="18"/>
              </w:rPr>
            </w:pPr>
          </w:p>
        </w:tc>
      </w:tr>
      <w:tr w:rsidR="00700D6F" w:rsidRPr="00700D6F" w14:paraId="178ACB68" w14:textId="77777777" w:rsidTr="003D2AE5">
        <w:trPr>
          <w:trHeight w:val="20"/>
        </w:trPr>
        <w:tc>
          <w:tcPr>
            <w:tcW w:w="1413" w:type="dxa"/>
            <w:vMerge/>
            <w:vAlign w:val="center"/>
            <w:hideMark/>
          </w:tcPr>
          <w:p w14:paraId="43E3887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AF84E8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2EA259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BB16F7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10F1A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A62CE87" w14:textId="1F6EEB9C" w:rsidR="00700D6F" w:rsidRPr="00700D6F" w:rsidRDefault="00700D6F" w:rsidP="00C639D6">
            <w:pPr>
              <w:jc w:val="center"/>
              <w:rPr>
                <w:rFonts w:ascii="Times New Roman" w:hAnsi="Times New Roman" w:cs="Times New Roman"/>
                <w:sz w:val="18"/>
                <w:szCs w:val="18"/>
              </w:rPr>
            </w:pPr>
          </w:p>
        </w:tc>
      </w:tr>
      <w:tr w:rsidR="00700D6F" w:rsidRPr="00700D6F" w14:paraId="7EA7CEF5" w14:textId="77777777" w:rsidTr="003D2AE5">
        <w:trPr>
          <w:trHeight w:val="20"/>
        </w:trPr>
        <w:tc>
          <w:tcPr>
            <w:tcW w:w="1413" w:type="dxa"/>
            <w:vMerge/>
            <w:vAlign w:val="center"/>
            <w:hideMark/>
          </w:tcPr>
          <w:p w14:paraId="109E370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0B2DB1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88CEF3C"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21C282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3E1166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718EABE5" w14:textId="0533138F" w:rsidR="00700D6F" w:rsidRPr="00700D6F" w:rsidRDefault="00700D6F" w:rsidP="00C639D6">
            <w:pPr>
              <w:jc w:val="center"/>
              <w:rPr>
                <w:rFonts w:ascii="Times New Roman" w:hAnsi="Times New Roman" w:cs="Times New Roman"/>
                <w:sz w:val="18"/>
                <w:szCs w:val="18"/>
              </w:rPr>
            </w:pPr>
          </w:p>
        </w:tc>
      </w:tr>
      <w:tr w:rsidR="00700D6F" w:rsidRPr="00700D6F" w14:paraId="09FDB6CE" w14:textId="77777777" w:rsidTr="003D2AE5">
        <w:trPr>
          <w:trHeight w:val="20"/>
        </w:trPr>
        <w:tc>
          <w:tcPr>
            <w:tcW w:w="1413" w:type="dxa"/>
            <w:vMerge/>
            <w:vAlign w:val="center"/>
            <w:hideMark/>
          </w:tcPr>
          <w:p w14:paraId="64D733F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EF2119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7993C1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CA3630C"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31BA6A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8499F04" w14:textId="700C7114" w:rsidR="00700D6F" w:rsidRPr="00700D6F" w:rsidRDefault="00700D6F" w:rsidP="00C639D6">
            <w:pPr>
              <w:jc w:val="center"/>
              <w:rPr>
                <w:rFonts w:ascii="Times New Roman" w:hAnsi="Times New Roman" w:cs="Times New Roman"/>
                <w:sz w:val="18"/>
                <w:szCs w:val="18"/>
              </w:rPr>
            </w:pPr>
          </w:p>
        </w:tc>
      </w:tr>
      <w:tr w:rsidR="00700D6F" w:rsidRPr="00700D6F" w14:paraId="1E08BC05" w14:textId="77777777" w:rsidTr="003D2AE5">
        <w:trPr>
          <w:trHeight w:val="20"/>
        </w:trPr>
        <w:tc>
          <w:tcPr>
            <w:tcW w:w="1413" w:type="dxa"/>
            <w:vMerge/>
            <w:vAlign w:val="center"/>
            <w:hideMark/>
          </w:tcPr>
          <w:p w14:paraId="6202AC0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B8F70F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8ECE84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397C90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10703B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B7AC0E3" w14:textId="4F2B17FC" w:rsidR="00700D6F" w:rsidRPr="00700D6F" w:rsidRDefault="00700D6F" w:rsidP="00C639D6">
            <w:pPr>
              <w:jc w:val="center"/>
              <w:rPr>
                <w:rFonts w:ascii="Times New Roman" w:hAnsi="Times New Roman" w:cs="Times New Roman"/>
                <w:sz w:val="18"/>
                <w:szCs w:val="18"/>
              </w:rPr>
            </w:pPr>
          </w:p>
        </w:tc>
      </w:tr>
      <w:tr w:rsidR="00700D6F" w:rsidRPr="00700D6F" w14:paraId="2FD9CC40" w14:textId="77777777" w:rsidTr="003D2AE5">
        <w:trPr>
          <w:trHeight w:val="20"/>
        </w:trPr>
        <w:tc>
          <w:tcPr>
            <w:tcW w:w="1413" w:type="dxa"/>
            <w:vMerge/>
            <w:vAlign w:val="center"/>
            <w:hideMark/>
          </w:tcPr>
          <w:p w14:paraId="3AE52436"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03AAF6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Tetrahydrofuran</w:t>
            </w:r>
          </w:p>
        </w:tc>
        <w:tc>
          <w:tcPr>
            <w:tcW w:w="993" w:type="dxa"/>
            <w:noWrap/>
            <w:vAlign w:val="center"/>
            <w:hideMark/>
          </w:tcPr>
          <w:p w14:paraId="50B2C58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551D5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5F66D58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13BA9D69" w14:textId="4E0F66C2" w:rsidR="00700D6F" w:rsidRPr="00700D6F" w:rsidRDefault="00700D6F" w:rsidP="00C639D6">
            <w:pPr>
              <w:jc w:val="center"/>
              <w:rPr>
                <w:rFonts w:ascii="Times New Roman" w:hAnsi="Times New Roman" w:cs="Times New Roman"/>
                <w:sz w:val="18"/>
                <w:szCs w:val="18"/>
              </w:rPr>
            </w:pPr>
          </w:p>
        </w:tc>
      </w:tr>
      <w:tr w:rsidR="00700D6F" w:rsidRPr="00700D6F" w14:paraId="5A98B391" w14:textId="77777777" w:rsidTr="003D2AE5">
        <w:trPr>
          <w:trHeight w:val="20"/>
        </w:trPr>
        <w:tc>
          <w:tcPr>
            <w:tcW w:w="1413" w:type="dxa"/>
            <w:vMerge/>
            <w:vAlign w:val="center"/>
            <w:hideMark/>
          </w:tcPr>
          <w:p w14:paraId="5783A992"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710D2F89" w14:textId="6CE1CC5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21E5916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F0724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019FD3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4A863B3" w14:textId="208AB0FE" w:rsidR="00700D6F" w:rsidRPr="00700D6F" w:rsidRDefault="00700D6F" w:rsidP="00C639D6">
            <w:pPr>
              <w:jc w:val="center"/>
              <w:rPr>
                <w:rFonts w:ascii="Times New Roman" w:hAnsi="Times New Roman" w:cs="Times New Roman"/>
                <w:sz w:val="18"/>
                <w:szCs w:val="18"/>
              </w:rPr>
            </w:pPr>
          </w:p>
        </w:tc>
      </w:tr>
      <w:tr w:rsidR="00700D6F" w:rsidRPr="00700D6F" w14:paraId="36CBDC7F" w14:textId="77777777" w:rsidTr="003D2AE5">
        <w:trPr>
          <w:trHeight w:val="20"/>
        </w:trPr>
        <w:tc>
          <w:tcPr>
            <w:tcW w:w="1413" w:type="dxa"/>
            <w:vMerge/>
            <w:vAlign w:val="center"/>
            <w:hideMark/>
          </w:tcPr>
          <w:p w14:paraId="04520184"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910DB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76C1A0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D30A6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4E7A3E3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2E9985A8" w14:textId="75B3A66C" w:rsidR="00700D6F" w:rsidRPr="00700D6F" w:rsidRDefault="00700D6F" w:rsidP="00C639D6">
            <w:pPr>
              <w:jc w:val="center"/>
              <w:rPr>
                <w:rFonts w:ascii="Times New Roman" w:hAnsi="Times New Roman" w:cs="Times New Roman"/>
                <w:sz w:val="18"/>
                <w:szCs w:val="18"/>
              </w:rPr>
            </w:pPr>
          </w:p>
        </w:tc>
      </w:tr>
      <w:tr w:rsidR="00700D6F" w:rsidRPr="00700D6F" w14:paraId="640685D9" w14:textId="77777777" w:rsidTr="003D2AE5">
        <w:trPr>
          <w:trHeight w:val="20"/>
        </w:trPr>
        <w:tc>
          <w:tcPr>
            <w:tcW w:w="1413" w:type="dxa"/>
            <w:vMerge/>
            <w:vAlign w:val="center"/>
            <w:hideMark/>
          </w:tcPr>
          <w:p w14:paraId="5DB9D534"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3D3523C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3AAA54B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381F9D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50-100mgmL</w:t>
            </w:r>
          </w:p>
        </w:tc>
        <w:tc>
          <w:tcPr>
            <w:tcW w:w="851" w:type="dxa"/>
            <w:noWrap/>
            <w:vAlign w:val="center"/>
            <w:hideMark/>
          </w:tcPr>
          <w:p w14:paraId="1C5B11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3FF0649C" w14:textId="4481890B" w:rsidR="00700D6F" w:rsidRPr="00700D6F" w:rsidRDefault="00700D6F" w:rsidP="00C639D6">
            <w:pPr>
              <w:jc w:val="center"/>
              <w:rPr>
                <w:rFonts w:ascii="Times New Roman" w:hAnsi="Times New Roman" w:cs="Times New Roman"/>
                <w:sz w:val="18"/>
                <w:szCs w:val="18"/>
              </w:rPr>
            </w:pPr>
          </w:p>
        </w:tc>
      </w:tr>
      <w:tr w:rsidR="00700D6F" w:rsidRPr="00700D6F" w14:paraId="5EFA6CCC" w14:textId="77777777" w:rsidTr="003D2AE5">
        <w:trPr>
          <w:trHeight w:val="20"/>
        </w:trPr>
        <w:tc>
          <w:tcPr>
            <w:tcW w:w="1413" w:type="dxa"/>
            <w:vMerge/>
            <w:vAlign w:val="center"/>
            <w:hideMark/>
          </w:tcPr>
          <w:p w14:paraId="4DEA685E"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34B2BB8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noWrap/>
            <w:vAlign w:val="center"/>
            <w:hideMark/>
          </w:tcPr>
          <w:p w14:paraId="47D0508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DAD3C6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9F2351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hideMark/>
          </w:tcPr>
          <w:p w14:paraId="7BAA5ED4" w14:textId="1DBA05A8" w:rsidR="00700D6F" w:rsidRPr="00700D6F" w:rsidRDefault="00700D6F" w:rsidP="00C639D6">
            <w:pPr>
              <w:jc w:val="center"/>
              <w:rPr>
                <w:rFonts w:ascii="Times New Roman" w:hAnsi="Times New Roman" w:cs="Times New Roman"/>
                <w:sz w:val="18"/>
                <w:szCs w:val="18"/>
              </w:rPr>
            </w:pPr>
          </w:p>
        </w:tc>
      </w:tr>
      <w:tr w:rsidR="00700D6F" w:rsidRPr="00700D6F" w14:paraId="6430894B" w14:textId="77777777" w:rsidTr="003D2AE5">
        <w:trPr>
          <w:trHeight w:val="20"/>
        </w:trPr>
        <w:tc>
          <w:tcPr>
            <w:tcW w:w="1413" w:type="dxa"/>
            <w:vMerge w:val="restart"/>
            <w:noWrap/>
            <w:vAlign w:val="center"/>
            <w:hideMark/>
          </w:tcPr>
          <w:p w14:paraId="7428677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PyDPP-2T (C8C10)</w:t>
            </w:r>
          </w:p>
        </w:tc>
        <w:tc>
          <w:tcPr>
            <w:tcW w:w="1984" w:type="dxa"/>
            <w:vMerge w:val="restart"/>
            <w:noWrap/>
            <w:vAlign w:val="center"/>
            <w:hideMark/>
          </w:tcPr>
          <w:p w14:paraId="4D162A1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665A1A9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29BBB37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20E1433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C501504" w14:textId="02DFED9A"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31F7FF55" w14:textId="77777777" w:rsidTr="003D2AE5">
        <w:trPr>
          <w:trHeight w:val="20"/>
        </w:trPr>
        <w:tc>
          <w:tcPr>
            <w:tcW w:w="1413" w:type="dxa"/>
            <w:vMerge/>
            <w:vAlign w:val="center"/>
            <w:hideMark/>
          </w:tcPr>
          <w:p w14:paraId="3D8C1D6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34FE3C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AE17B4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743C2B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D91B1A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18604AF" w14:textId="48766B98" w:rsidR="00700D6F" w:rsidRPr="00700D6F" w:rsidRDefault="00700D6F" w:rsidP="00C639D6">
            <w:pPr>
              <w:jc w:val="center"/>
              <w:rPr>
                <w:rFonts w:ascii="Times New Roman" w:hAnsi="Times New Roman" w:cs="Times New Roman"/>
                <w:sz w:val="18"/>
                <w:szCs w:val="18"/>
              </w:rPr>
            </w:pPr>
          </w:p>
        </w:tc>
      </w:tr>
      <w:tr w:rsidR="00700D6F" w:rsidRPr="00700D6F" w14:paraId="2AD8F508" w14:textId="77777777" w:rsidTr="003D2AE5">
        <w:trPr>
          <w:trHeight w:val="20"/>
        </w:trPr>
        <w:tc>
          <w:tcPr>
            <w:tcW w:w="1413" w:type="dxa"/>
            <w:vMerge/>
            <w:vAlign w:val="center"/>
            <w:hideMark/>
          </w:tcPr>
          <w:p w14:paraId="5284471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7A847D3"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DD836E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7ABF202B"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142132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640A472" w14:textId="2C8AF2F4" w:rsidR="00700D6F" w:rsidRPr="00700D6F" w:rsidRDefault="00700D6F" w:rsidP="00C639D6">
            <w:pPr>
              <w:jc w:val="center"/>
              <w:rPr>
                <w:rFonts w:ascii="Times New Roman" w:hAnsi="Times New Roman" w:cs="Times New Roman"/>
                <w:sz w:val="18"/>
                <w:szCs w:val="18"/>
              </w:rPr>
            </w:pPr>
          </w:p>
        </w:tc>
      </w:tr>
      <w:tr w:rsidR="00700D6F" w:rsidRPr="00700D6F" w14:paraId="4D05960D" w14:textId="77777777" w:rsidTr="003D2AE5">
        <w:trPr>
          <w:trHeight w:val="20"/>
        </w:trPr>
        <w:tc>
          <w:tcPr>
            <w:tcW w:w="1413" w:type="dxa"/>
            <w:vMerge w:val="restart"/>
            <w:noWrap/>
            <w:vAlign w:val="center"/>
            <w:hideMark/>
          </w:tcPr>
          <w:p w14:paraId="1E8AA97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PyDPP-2T (C10C12)</w:t>
            </w:r>
          </w:p>
        </w:tc>
        <w:tc>
          <w:tcPr>
            <w:tcW w:w="1984" w:type="dxa"/>
            <w:vMerge w:val="restart"/>
            <w:noWrap/>
            <w:vAlign w:val="center"/>
            <w:hideMark/>
          </w:tcPr>
          <w:p w14:paraId="4894D76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1118971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767F1F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69BA70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4CD1FAA1" w14:textId="2179DC94"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9FC5E88" w14:textId="77777777" w:rsidTr="003D2AE5">
        <w:trPr>
          <w:trHeight w:val="20"/>
        </w:trPr>
        <w:tc>
          <w:tcPr>
            <w:tcW w:w="1413" w:type="dxa"/>
            <w:vMerge/>
            <w:vAlign w:val="center"/>
            <w:hideMark/>
          </w:tcPr>
          <w:p w14:paraId="2818C363"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90C76F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E3DD9CC"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5D933B0"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68A0B2D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2AEE475" w14:textId="605924B9" w:rsidR="00700D6F" w:rsidRPr="00700D6F" w:rsidRDefault="00700D6F" w:rsidP="00C639D6">
            <w:pPr>
              <w:jc w:val="center"/>
              <w:rPr>
                <w:rFonts w:ascii="Times New Roman" w:hAnsi="Times New Roman" w:cs="Times New Roman"/>
                <w:sz w:val="18"/>
                <w:szCs w:val="18"/>
              </w:rPr>
            </w:pPr>
          </w:p>
        </w:tc>
      </w:tr>
      <w:tr w:rsidR="00700D6F" w:rsidRPr="00700D6F" w14:paraId="7BD26949" w14:textId="77777777" w:rsidTr="003D2AE5">
        <w:trPr>
          <w:trHeight w:val="20"/>
        </w:trPr>
        <w:tc>
          <w:tcPr>
            <w:tcW w:w="1413" w:type="dxa"/>
            <w:vMerge/>
            <w:vAlign w:val="center"/>
            <w:hideMark/>
          </w:tcPr>
          <w:p w14:paraId="4A5A9A6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0E2361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141CD92"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6478433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74B855E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279D40B7" w14:textId="1F79AD4E" w:rsidR="00700D6F" w:rsidRPr="00700D6F" w:rsidRDefault="00700D6F" w:rsidP="00C639D6">
            <w:pPr>
              <w:jc w:val="center"/>
              <w:rPr>
                <w:rFonts w:ascii="Times New Roman" w:hAnsi="Times New Roman" w:cs="Times New Roman"/>
                <w:sz w:val="18"/>
                <w:szCs w:val="18"/>
              </w:rPr>
            </w:pPr>
          </w:p>
        </w:tc>
      </w:tr>
      <w:tr w:rsidR="00700D6F" w:rsidRPr="00700D6F" w14:paraId="6BC6E5E3" w14:textId="77777777" w:rsidTr="003D2AE5">
        <w:trPr>
          <w:trHeight w:val="20"/>
        </w:trPr>
        <w:tc>
          <w:tcPr>
            <w:tcW w:w="1413" w:type="dxa"/>
            <w:vMerge/>
            <w:vAlign w:val="center"/>
            <w:hideMark/>
          </w:tcPr>
          <w:p w14:paraId="64D2C75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5375F2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84B2F1E"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375B6FB6"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49D95C7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EB5990A" w14:textId="12281FB9" w:rsidR="00700D6F" w:rsidRPr="00700D6F" w:rsidRDefault="00700D6F" w:rsidP="00C639D6">
            <w:pPr>
              <w:jc w:val="center"/>
              <w:rPr>
                <w:rFonts w:ascii="Times New Roman" w:hAnsi="Times New Roman" w:cs="Times New Roman"/>
                <w:sz w:val="18"/>
                <w:szCs w:val="18"/>
              </w:rPr>
            </w:pPr>
          </w:p>
        </w:tc>
      </w:tr>
      <w:tr w:rsidR="00700D6F" w:rsidRPr="00700D6F" w14:paraId="49D65E00" w14:textId="77777777" w:rsidTr="003D2AE5">
        <w:trPr>
          <w:trHeight w:val="20"/>
        </w:trPr>
        <w:tc>
          <w:tcPr>
            <w:tcW w:w="1413" w:type="dxa"/>
            <w:vMerge/>
            <w:vAlign w:val="center"/>
            <w:hideMark/>
          </w:tcPr>
          <w:p w14:paraId="44675164"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AAA30C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E1F59F9"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3CBB16D"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086261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EABAFBC" w14:textId="64EC93A1" w:rsidR="00700D6F" w:rsidRPr="00700D6F" w:rsidRDefault="00700D6F" w:rsidP="00C639D6">
            <w:pPr>
              <w:jc w:val="center"/>
              <w:rPr>
                <w:rFonts w:ascii="Times New Roman" w:hAnsi="Times New Roman" w:cs="Times New Roman"/>
                <w:sz w:val="18"/>
                <w:szCs w:val="18"/>
              </w:rPr>
            </w:pPr>
          </w:p>
        </w:tc>
      </w:tr>
      <w:tr w:rsidR="00700D6F" w:rsidRPr="00700D6F" w14:paraId="53A48531" w14:textId="77777777" w:rsidTr="003D2AE5">
        <w:trPr>
          <w:trHeight w:val="20"/>
        </w:trPr>
        <w:tc>
          <w:tcPr>
            <w:tcW w:w="1413" w:type="dxa"/>
            <w:vMerge w:val="restart"/>
            <w:noWrap/>
            <w:vAlign w:val="center"/>
            <w:hideMark/>
          </w:tcPr>
          <w:p w14:paraId="349E79F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PyDPP-2T2F</w:t>
            </w:r>
          </w:p>
        </w:tc>
        <w:tc>
          <w:tcPr>
            <w:tcW w:w="1984" w:type="dxa"/>
            <w:vMerge w:val="restart"/>
            <w:noWrap/>
            <w:vAlign w:val="center"/>
            <w:hideMark/>
          </w:tcPr>
          <w:p w14:paraId="3EB9F6D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tetrachloroethylene</w:t>
            </w:r>
          </w:p>
        </w:tc>
        <w:tc>
          <w:tcPr>
            <w:tcW w:w="993" w:type="dxa"/>
            <w:vMerge w:val="restart"/>
            <w:noWrap/>
            <w:vAlign w:val="center"/>
            <w:hideMark/>
          </w:tcPr>
          <w:p w14:paraId="7F3F3E1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83EDE9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EEE0A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66E006C6" w14:textId="0FA5BF1A"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84E1510" w14:textId="77777777" w:rsidTr="003D2AE5">
        <w:trPr>
          <w:trHeight w:val="20"/>
        </w:trPr>
        <w:tc>
          <w:tcPr>
            <w:tcW w:w="1413" w:type="dxa"/>
            <w:vMerge/>
            <w:vAlign w:val="center"/>
            <w:hideMark/>
          </w:tcPr>
          <w:p w14:paraId="4D32E9D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542489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AE8382D" w14:textId="77777777" w:rsidR="00700D6F" w:rsidRPr="00700D6F" w:rsidRDefault="00700D6F" w:rsidP="00C639D6">
            <w:pPr>
              <w:jc w:val="center"/>
              <w:rPr>
                <w:rFonts w:ascii="Times New Roman" w:hAnsi="Times New Roman" w:cs="Times New Roman"/>
                <w:sz w:val="18"/>
                <w:szCs w:val="18"/>
              </w:rPr>
            </w:pPr>
          </w:p>
        </w:tc>
        <w:tc>
          <w:tcPr>
            <w:tcW w:w="1842" w:type="dxa"/>
            <w:vMerge w:val="restart"/>
            <w:noWrap/>
            <w:vAlign w:val="center"/>
            <w:hideMark/>
          </w:tcPr>
          <w:p w14:paraId="49BFF65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6459E88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hideMark/>
          </w:tcPr>
          <w:p w14:paraId="00941D2B" w14:textId="4BEAAF67" w:rsidR="00700D6F" w:rsidRPr="00700D6F" w:rsidRDefault="00700D6F" w:rsidP="00C639D6">
            <w:pPr>
              <w:jc w:val="center"/>
              <w:rPr>
                <w:rFonts w:ascii="Times New Roman" w:hAnsi="Times New Roman" w:cs="Times New Roman"/>
                <w:sz w:val="18"/>
                <w:szCs w:val="18"/>
              </w:rPr>
            </w:pPr>
          </w:p>
        </w:tc>
      </w:tr>
      <w:tr w:rsidR="00700D6F" w:rsidRPr="00700D6F" w14:paraId="00A0D82F" w14:textId="77777777" w:rsidTr="003D2AE5">
        <w:trPr>
          <w:trHeight w:val="20"/>
        </w:trPr>
        <w:tc>
          <w:tcPr>
            <w:tcW w:w="1413" w:type="dxa"/>
            <w:vMerge/>
            <w:vAlign w:val="center"/>
            <w:hideMark/>
          </w:tcPr>
          <w:p w14:paraId="48F0374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2868A4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E73583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6A0C76C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7B354B4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A721160" w14:textId="45500C96" w:rsidR="00700D6F" w:rsidRPr="00700D6F" w:rsidRDefault="00700D6F" w:rsidP="00C639D6">
            <w:pPr>
              <w:jc w:val="center"/>
              <w:rPr>
                <w:rFonts w:ascii="Times New Roman" w:hAnsi="Times New Roman" w:cs="Times New Roman"/>
                <w:sz w:val="18"/>
                <w:szCs w:val="18"/>
              </w:rPr>
            </w:pPr>
          </w:p>
        </w:tc>
      </w:tr>
      <w:tr w:rsidR="00700D6F" w:rsidRPr="00700D6F" w14:paraId="21072730" w14:textId="77777777" w:rsidTr="003D2AE5">
        <w:trPr>
          <w:trHeight w:val="20"/>
        </w:trPr>
        <w:tc>
          <w:tcPr>
            <w:tcW w:w="1413" w:type="dxa"/>
            <w:vMerge w:val="restart"/>
            <w:noWrap/>
            <w:vAlign w:val="center"/>
            <w:hideMark/>
          </w:tcPr>
          <w:p w14:paraId="45FB889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lastRenderedPageBreak/>
              <w:t>PE2-biOE2</w:t>
            </w:r>
          </w:p>
        </w:tc>
        <w:tc>
          <w:tcPr>
            <w:tcW w:w="1984" w:type="dxa"/>
            <w:vMerge w:val="restart"/>
            <w:noWrap/>
            <w:vAlign w:val="center"/>
            <w:hideMark/>
          </w:tcPr>
          <w:p w14:paraId="5DB4FF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03A94D8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110B3B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48CAAA9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24D61BD" w14:textId="12A96676"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4FDFFF2" w14:textId="77777777" w:rsidTr="003D2AE5">
        <w:trPr>
          <w:trHeight w:val="20"/>
        </w:trPr>
        <w:tc>
          <w:tcPr>
            <w:tcW w:w="1413" w:type="dxa"/>
            <w:vMerge/>
            <w:vAlign w:val="center"/>
            <w:hideMark/>
          </w:tcPr>
          <w:p w14:paraId="360BE5C6"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17AAE28"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A77E41C"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476ED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2173B99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B3B1069" w14:textId="77777777" w:rsidR="00700D6F" w:rsidRPr="00700D6F" w:rsidRDefault="00700D6F" w:rsidP="00C639D6">
            <w:pPr>
              <w:jc w:val="center"/>
              <w:rPr>
                <w:rFonts w:ascii="Times New Roman" w:hAnsi="Times New Roman" w:cs="Times New Roman"/>
                <w:sz w:val="18"/>
                <w:szCs w:val="18"/>
              </w:rPr>
            </w:pPr>
          </w:p>
        </w:tc>
      </w:tr>
      <w:tr w:rsidR="00700D6F" w:rsidRPr="00700D6F" w14:paraId="6AC5BF61" w14:textId="77777777" w:rsidTr="003D2AE5">
        <w:trPr>
          <w:trHeight w:val="20"/>
        </w:trPr>
        <w:tc>
          <w:tcPr>
            <w:tcW w:w="1413" w:type="dxa"/>
            <w:vMerge/>
            <w:vAlign w:val="center"/>
            <w:hideMark/>
          </w:tcPr>
          <w:p w14:paraId="70B5F1B7"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0F06EE5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vMerge w:val="restart"/>
            <w:noWrap/>
            <w:vAlign w:val="center"/>
            <w:hideMark/>
          </w:tcPr>
          <w:p w14:paraId="17F373C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1AD54C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19A85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hideMark/>
          </w:tcPr>
          <w:p w14:paraId="55D10903" w14:textId="2F98E76C"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8796AB5" w14:textId="77777777" w:rsidTr="003D2AE5">
        <w:trPr>
          <w:trHeight w:val="20"/>
        </w:trPr>
        <w:tc>
          <w:tcPr>
            <w:tcW w:w="1413" w:type="dxa"/>
            <w:vMerge/>
            <w:vAlign w:val="center"/>
            <w:hideMark/>
          </w:tcPr>
          <w:p w14:paraId="5A3410D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A76ECA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61E017"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48DEC43F"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251B825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0F439AB" w14:textId="3ECC4E9D" w:rsidR="00700D6F" w:rsidRPr="00700D6F" w:rsidRDefault="00700D6F" w:rsidP="00C639D6">
            <w:pPr>
              <w:jc w:val="center"/>
              <w:rPr>
                <w:rFonts w:ascii="Times New Roman" w:hAnsi="Times New Roman" w:cs="Times New Roman"/>
                <w:sz w:val="18"/>
                <w:szCs w:val="18"/>
              </w:rPr>
            </w:pPr>
          </w:p>
        </w:tc>
      </w:tr>
      <w:tr w:rsidR="00700D6F" w:rsidRPr="00700D6F" w14:paraId="0E2623D8" w14:textId="77777777" w:rsidTr="003D2AE5">
        <w:trPr>
          <w:trHeight w:val="20"/>
        </w:trPr>
        <w:tc>
          <w:tcPr>
            <w:tcW w:w="1413" w:type="dxa"/>
            <w:vMerge/>
            <w:vAlign w:val="center"/>
            <w:hideMark/>
          </w:tcPr>
          <w:p w14:paraId="1B3D64FA"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D577DB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407DFC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C45836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51CF917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hideMark/>
          </w:tcPr>
          <w:p w14:paraId="28919A1D" w14:textId="517DCFA0"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683781" w14:textId="77777777" w:rsidTr="003D2AE5">
        <w:trPr>
          <w:trHeight w:val="20"/>
        </w:trPr>
        <w:tc>
          <w:tcPr>
            <w:tcW w:w="1413" w:type="dxa"/>
            <w:vMerge w:val="restart"/>
            <w:noWrap/>
            <w:vAlign w:val="center"/>
            <w:hideMark/>
          </w:tcPr>
          <w:p w14:paraId="09ED73F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PE2-biOE3</w:t>
            </w:r>
          </w:p>
        </w:tc>
        <w:tc>
          <w:tcPr>
            <w:tcW w:w="1984" w:type="dxa"/>
            <w:vMerge w:val="restart"/>
            <w:noWrap/>
            <w:vAlign w:val="center"/>
            <w:hideMark/>
          </w:tcPr>
          <w:p w14:paraId="75866D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412F054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3E92F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63D05E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064CBC3" w14:textId="5C80120F"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7279943B" w14:textId="77777777" w:rsidTr="003D2AE5">
        <w:trPr>
          <w:trHeight w:val="20"/>
        </w:trPr>
        <w:tc>
          <w:tcPr>
            <w:tcW w:w="1413" w:type="dxa"/>
            <w:vMerge/>
            <w:vAlign w:val="center"/>
            <w:hideMark/>
          </w:tcPr>
          <w:p w14:paraId="6ACDED1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90DF2C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728CC7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339906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3266AE9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4BF6790A" w14:textId="77777777" w:rsidR="00700D6F" w:rsidRPr="00700D6F" w:rsidRDefault="00700D6F" w:rsidP="00C639D6">
            <w:pPr>
              <w:jc w:val="center"/>
              <w:rPr>
                <w:rFonts w:ascii="Times New Roman" w:hAnsi="Times New Roman" w:cs="Times New Roman"/>
                <w:sz w:val="18"/>
                <w:szCs w:val="18"/>
              </w:rPr>
            </w:pPr>
          </w:p>
        </w:tc>
      </w:tr>
      <w:tr w:rsidR="00700D6F" w:rsidRPr="00700D6F" w14:paraId="595E7D9A" w14:textId="77777777" w:rsidTr="003D2AE5">
        <w:trPr>
          <w:trHeight w:val="20"/>
        </w:trPr>
        <w:tc>
          <w:tcPr>
            <w:tcW w:w="1413" w:type="dxa"/>
            <w:noWrap/>
            <w:vAlign w:val="center"/>
            <w:hideMark/>
          </w:tcPr>
          <w:p w14:paraId="3E8C9B6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ProDOT(OE3)-co-ProDOT(Oct)</w:t>
            </w:r>
          </w:p>
        </w:tc>
        <w:tc>
          <w:tcPr>
            <w:tcW w:w="1984" w:type="dxa"/>
            <w:noWrap/>
            <w:vAlign w:val="center"/>
            <w:hideMark/>
          </w:tcPr>
          <w:p w14:paraId="3332F2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47E729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1FEC59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5EF68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40D2BEEE" w14:textId="1C1561A5"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D2DC63" w14:textId="77777777" w:rsidTr="003D2AE5">
        <w:trPr>
          <w:trHeight w:val="20"/>
        </w:trPr>
        <w:tc>
          <w:tcPr>
            <w:tcW w:w="1413" w:type="dxa"/>
            <w:vMerge w:val="restart"/>
            <w:noWrap/>
            <w:vAlign w:val="center"/>
            <w:hideMark/>
          </w:tcPr>
          <w:p w14:paraId="7FE18C0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ProDOT(OE3)-co-ProDOT(EtHx)</w:t>
            </w:r>
          </w:p>
        </w:tc>
        <w:tc>
          <w:tcPr>
            <w:tcW w:w="1984" w:type="dxa"/>
            <w:vMerge w:val="restart"/>
            <w:noWrap/>
            <w:vAlign w:val="center"/>
            <w:hideMark/>
          </w:tcPr>
          <w:p w14:paraId="0AC5F0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66A3EBF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99F5E8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31FB5D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3DB231A8" w14:textId="36803C7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5567309D" w14:textId="77777777" w:rsidTr="003D2AE5">
        <w:trPr>
          <w:trHeight w:val="20"/>
        </w:trPr>
        <w:tc>
          <w:tcPr>
            <w:tcW w:w="1413" w:type="dxa"/>
            <w:vMerge/>
            <w:vAlign w:val="center"/>
            <w:hideMark/>
          </w:tcPr>
          <w:p w14:paraId="6B5AA01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EBCBB2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965439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CDF42C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5C11082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8E5260D" w14:textId="77777777" w:rsidR="00700D6F" w:rsidRPr="00700D6F" w:rsidRDefault="00700D6F" w:rsidP="00C639D6">
            <w:pPr>
              <w:jc w:val="center"/>
              <w:rPr>
                <w:rFonts w:ascii="Times New Roman" w:hAnsi="Times New Roman" w:cs="Times New Roman"/>
                <w:sz w:val="18"/>
                <w:szCs w:val="18"/>
              </w:rPr>
            </w:pPr>
          </w:p>
        </w:tc>
      </w:tr>
      <w:tr w:rsidR="00700D6F" w:rsidRPr="00700D6F" w14:paraId="5B5BB98A" w14:textId="77777777" w:rsidTr="003D2AE5">
        <w:trPr>
          <w:trHeight w:val="20"/>
        </w:trPr>
        <w:tc>
          <w:tcPr>
            <w:tcW w:w="1413" w:type="dxa"/>
            <w:vMerge/>
            <w:vAlign w:val="center"/>
            <w:hideMark/>
          </w:tcPr>
          <w:p w14:paraId="69539BF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793625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7C3191DA"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14B553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0B3E1C1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FA980E3" w14:textId="77777777" w:rsidR="00700D6F" w:rsidRPr="00700D6F" w:rsidRDefault="00700D6F" w:rsidP="00C639D6">
            <w:pPr>
              <w:jc w:val="center"/>
              <w:rPr>
                <w:rFonts w:ascii="Times New Roman" w:hAnsi="Times New Roman" w:cs="Times New Roman"/>
                <w:sz w:val="18"/>
                <w:szCs w:val="18"/>
              </w:rPr>
            </w:pPr>
          </w:p>
        </w:tc>
      </w:tr>
      <w:tr w:rsidR="00700D6F" w:rsidRPr="00700D6F" w14:paraId="330A2FB0" w14:textId="77777777" w:rsidTr="003D2AE5">
        <w:trPr>
          <w:trHeight w:val="20"/>
        </w:trPr>
        <w:tc>
          <w:tcPr>
            <w:tcW w:w="1413" w:type="dxa"/>
            <w:vMerge/>
            <w:vAlign w:val="center"/>
            <w:hideMark/>
          </w:tcPr>
          <w:p w14:paraId="6AC6E55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B58E1F1"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BE0C253"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88BDA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37D2E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6E049B3F" w14:textId="77777777" w:rsidR="00700D6F" w:rsidRPr="00700D6F" w:rsidRDefault="00700D6F" w:rsidP="00C639D6">
            <w:pPr>
              <w:jc w:val="center"/>
              <w:rPr>
                <w:rFonts w:ascii="Times New Roman" w:hAnsi="Times New Roman" w:cs="Times New Roman"/>
                <w:sz w:val="18"/>
                <w:szCs w:val="18"/>
              </w:rPr>
            </w:pPr>
          </w:p>
        </w:tc>
      </w:tr>
      <w:tr w:rsidR="00700D6F" w:rsidRPr="00700D6F" w14:paraId="01FF7213" w14:textId="77777777" w:rsidTr="003D2AE5">
        <w:trPr>
          <w:trHeight w:val="20"/>
        </w:trPr>
        <w:tc>
          <w:tcPr>
            <w:tcW w:w="1413" w:type="dxa"/>
            <w:vMerge w:val="restart"/>
            <w:noWrap/>
            <w:vAlign w:val="center"/>
            <w:hideMark/>
          </w:tcPr>
          <w:p w14:paraId="7310E5C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PE2-biOE2OE3 - 16k</w:t>
            </w:r>
          </w:p>
        </w:tc>
        <w:tc>
          <w:tcPr>
            <w:tcW w:w="1984" w:type="dxa"/>
            <w:vMerge w:val="restart"/>
            <w:noWrap/>
            <w:vAlign w:val="center"/>
            <w:hideMark/>
          </w:tcPr>
          <w:p w14:paraId="6A4C23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05E91A5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AA5328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E916A7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47CA7D31" w14:textId="0D70C98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788056D5" w14:textId="77777777" w:rsidTr="003D2AE5">
        <w:trPr>
          <w:trHeight w:val="20"/>
        </w:trPr>
        <w:tc>
          <w:tcPr>
            <w:tcW w:w="1413" w:type="dxa"/>
            <w:vMerge/>
            <w:vAlign w:val="center"/>
            <w:hideMark/>
          </w:tcPr>
          <w:p w14:paraId="779C7DE1"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4996262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2043C63F"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3192B5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79F80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24EE92F1" w14:textId="57E37DD9" w:rsidR="00700D6F" w:rsidRPr="00700D6F" w:rsidRDefault="00700D6F" w:rsidP="00C639D6">
            <w:pPr>
              <w:jc w:val="center"/>
              <w:rPr>
                <w:rFonts w:ascii="Times New Roman" w:hAnsi="Times New Roman" w:cs="Times New Roman"/>
                <w:sz w:val="18"/>
                <w:szCs w:val="18"/>
              </w:rPr>
            </w:pPr>
          </w:p>
        </w:tc>
      </w:tr>
      <w:tr w:rsidR="00700D6F" w:rsidRPr="00700D6F" w14:paraId="66722D68" w14:textId="77777777" w:rsidTr="003D2AE5">
        <w:trPr>
          <w:trHeight w:val="20"/>
        </w:trPr>
        <w:tc>
          <w:tcPr>
            <w:tcW w:w="1413" w:type="dxa"/>
            <w:vMerge/>
            <w:vAlign w:val="center"/>
            <w:hideMark/>
          </w:tcPr>
          <w:p w14:paraId="2CC01DA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13D8E6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18D6C0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976E5A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6154CA4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1F6E7ED" w14:textId="727E14FC" w:rsidR="00700D6F" w:rsidRPr="00700D6F" w:rsidRDefault="00700D6F" w:rsidP="00C639D6">
            <w:pPr>
              <w:jc w:val="center"/>
              <w:rPr>
                <w:rFonts w:ascii="Times New Roman" w:hAnsi="Times New Roman" w:cs="Times New Roman"/>
                <w:sz w:val="18"/>
                <w:szCs w:val="18"/>
              </w:rPr>
            </w:pPr>
          </w:p>
        </w:tc>
      </w:tr>
      <w:tr w:rsidR="00700D6F" w:rsidRPr="00700D6F" w14:paraId="222B5820" w14:textId="77777777" w:rsidTr="003D2AE5">
        <w:trPr>
          <w:trHeight w:val="20"/>
        </w:trPr>
        <w:tc>
          <w:tcPr>
            <w:tcW w:w="1413" w:type="dxa"/>
            <w:vMerge/>
            <w:vAlign w:val="center"/>
            <w:hideMark/>
          </w:tcPr>
          <w:p w14:paraId="7ECDBF85"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36394BE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noWrap/>
            <w:vAlign w:val="center"/>
            <w:hideMark/>
          </w:tcPr>
          <w:p w14:paraId="4F2196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69EB9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223F3B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tcPr>
          <w:p w14:paraId="1FBA7F27" w14:textId="1B6CEBCC"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A3FF532" w14:textId="77777777" w:rsidTr="003D2AE5">
        <w:trPr>
          <w:trHeight w:val="20"/>
        </w:trPr>
        <w:tc>
          <w:tcPr>
            <w:tcW w:w="1413" w:type="dxa"/>
            <w:vMerge/>
            <w:vAlign w:val="center"/>
            <w:hideMark/>
          </w:tcPr>
          <w:p w14:paraId="0714BD4D"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1AEDAC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 chlrobenzene + 40% anisole</w:t>
            </w:r>
          </w:p>
        </w:tc>
        <w:tc>
          <w:tcPr>
            <w:tcW w:w="993" w:type="dxa"/>
            <w:vMerge w:val="restart"/>
            <w:noWrap/>
            <w:vAlign w:val="center"/>
            <w:hideMark/>
          </w:tcPr>
          <w:p w14:paraId="6C0B2F9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42EDD3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14E9B44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42A365F5" w14:textId="74BED7CD"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00E6A5ED" w14:textId="77777777" w:rsidTr="003D2AE5">
        <w:trPr>
          <w:trHeight w:val="20"/>
        </w:trPr>
        <w:tc>
          <w:tcPr>
            <w:tcW w:w="1413" w:type="dxa"/>
            <w:vMerge/>
            <w:vAlign w:val="center"/>
            <w:hideMark/>
          </w:tcPr>
          <w:p w14:paraId="432C68F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9C3D347"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88D14D3"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764A7D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5B86A3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3FAE21A" w14:textId="5D8A56AC" w:rsidR="00700D6F" w:rsidRPr="00700D6F" w:rsidRDefault="00700D6F" w:rsidP="00C639D6">
            <w:pPr>
              <w:jc w:val="center"/>
              <w:rPr>
                <w:rFonts w:ascii="Times New Roman" w:hAnsi="Times New Roman" w:cs="Times New Roman"/>
                <w:sz w:val="18"/>
                <w:szCs w:val="18"/>
              </w:rPr>
            </w:pPr>
          </w:p>
        </w:tc>
      </w:tr>
      <w:tr w:rsidR="00700D6F" w:rsidRPr="00700D6F" w14:paraId="25C0B731" w14:textId="77777777" w:rsidTr="003D2AE5">
        <w:trPr>
          <w:trHeight w:val="20"/>
        </w:trPr>
        <w:tc>
          <w:tcPr>
            <w:tcW w:w="1413" w:type="dxa"/>
            <w:vMerge/>
            <w:vAlign w:val="center"/>
            <w:hideMark/>
          </w:tcPr>
          <w:p w14:paraId="3915DF7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72AC67E"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0D7AEE"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331EE4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4D8EF04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526DD3FD" w14:textId="70CF00E5" w:rsidR="00700D6F" w:rsidRPr="00700D6F" w:rsidRDefault="00700D6F" w:rsidP="00C639D6">
            <w:pPr>
              <w:jc w:val="center"/>
              <w:rPr>
                <w:rFonts w:ascii="Times New Roman" w:hAnsi="Times New Roman" w:cs="Times New Roman"/>
                <w:sz w:val="18"/>
                <w:szCs w:val="18"/>
              </w:rPr>
            </w:pPr>
          </w:p>
        </w:tc>
      </w:tr>
      <w:tr w:rsidR="00700D6F" w:rsidRPr="00700D6F" w14:paraId="2FEC10A4" w14:textId="77777777" w:rsidTr="003D2AE5">
        <w:trPr>
          <w:trHeight w:val="20"/>
        </w:trPr>
        <w:tc>
          <w:tcPr>
            <w:tcW w:w="1413" w:type="dxa"/>
            <w:vMerge w:val="restart"/>
            <w:noWrap/>
            <w:vAlign w:val="center"/>
            <w:hideMark/>
          </w:tcPr>
          <w:p w14:paraId="6517C22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PE2-biOE2OE3 - 19.8k</w:t>
            </w:r>
          </w:p>
        </w:tc>
        <w:tc>
          <w:tcPr>
            <w:tcW w:w="1984" w:type="dxa"/>
            <w:vMerge w:val="restart"/>
            <w:noWrap/>
            <w:vAlign w:val="center"/>
            <w:hideMark/>
          </w:tcPr>
          <w:p w14:paraId="5B80487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6369694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DF7C2E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04FCB4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167D7B4E" w14:textId="575D608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1BBC1958" w14:textId="77777777" w:rsidTr="003D2AE5">
        <w:trPr>
          <w:trHeight w:val="20"/>
        </w:trPr>
        <w:tc>
          <w:tcPr>
            <w:tcW w:w="1413" w:type="dxa"/>
            <w:vMerge/>
            <w:vAlign w:val="center"/>
            <w:hideMark/>
          </w:tcPr>
          <w:p w14:paraId="5AA50ABA"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899700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16B1942"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04B4974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1F1B34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4679EA1" w14:textId="0C25D3A0" w:rsidR="00700D6F" w:rsidRPr="00700D6F" w:rsidRDefault="00700D6F" w:rsidP="00C639D6">
            <w:pPr>
              <w:jc w:val="center"/>
              <w:rPr>
                <w:rFonts w:ascii="Times New Roman" w:hAnsi="Times New Roman" w:cs="Times New Roman"/>
                <w:sz w:val="18"/>
                <w:szCs w:val="18"/>
              </w:rPr>
            </w:pPr>
          </w:p>
        </w:tc>
      </w:tr>
      <w:tr w:rsidR="00700D6F" w:rsidRPr="00700D6F" w14:paraId="3B5F6F2E" w14:textId="77777777" w:rsidTr="003D2AE5">
        <w:trPr>
          <w:trHeight w:val="20"/>
        </w:trPr>
        <w:tc>
          <w:tcPr>
            <w:tcW w:w="1413" w:type="dxa"/>
            <w:vMerge/>
            <w:vAlign w:val="center"/>
            <w:hideMark/>
          </w:tcPr>
          <w:p w14:paraId="186D12C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B7713F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246E918"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4568EDD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657882A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D74E874" w14:textId="4F8F87BC" w:rsidR="00700D6F" w:rsidRPr="00700D6F" w:rsidRDefault="00700D6F" w:rsidP="00C639D6">
            <w:pPr>
              <w:jc w:val="center"/>
              <w:rPr>
                <w:rFonts w:ascii="Times New Roman" w:hAnsi="Times New Roman" w:cs="Times New Roman"/>
                <w:sz w:val="18"/>
                <w:szCs w:val="18"/>
              </w:rPr>
            </w:pPr>
          </w:p>
        </w:tc>
      </w:tr>
      <w:tr w:rsidR="00700D6F" w:rsidRPr="00000808" w14:paraId="74892FCF" w14:textId="77777777" w:rsidTr="003D2AE5">
        <w:trPr>
          <w:trHeight w:val="20"/>
        </w:trPr>
        <w:tc>
          <w:tcPr>
            <w:tcW w:w="1413" w:type="dxa"/>
            <w:vMerge w:val="restart"/>
            <w:noWrap/>
            <w:vAlign w:val="center"/>
            <w:hideMark/>
          </w:tcPr>
          <w:p w14:paraId="409A3FF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PE2-biOE2OE3 - 20k</w:t>
            </w:r>
          </w:p>
        </w:tc>
        <w:tc>
          <w:tcPr>
            <w:tcW w:w="1984" w:type="dxa"/>
            <w:vMerge w:val="restart"/>
            <w:noWrap/>
            <w:vAlign w:val="center"/>
            <w:hideMark/>
          </w:tcPr>
          <w:p w14:paraId="7894D8B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1,3-dioxane</w:t>
            </w:r>
          </w:p>
        </w:tc>
        <w:tc>
          <w:tcPr>
            <w:tcW w:w="993" w:type="dxa"/>
            <w:vMerge w:val="restart"/>
            <w:noWrap/>
            <w:vAlign w:val="center"/>
            <w:hideMark/>
          </w:tcPr>
          <w:p w14:paraId="014A091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04ABA4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1DD9EFB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12D831" w14:textId="51078669" w:rsidR="00700D6F" w:rsidRPr="000E6876" w:rsidRDefault="00700D6F" w:rsidP="00C639D6">
            <w:pPr>
              <w:jc w:val="center"/>
              <w:rPr>
                <w:rFonts w:ascii="Times New Roman" w:hAnsi="Times New Roman" w:cs="Times New Roman"/>
                <w:sz w:val="18"/>
                <w:szCs w:val="18"/>
                <w:lang w:val="pt-BR"/>
              </w:rPr>
            </w:pPr>
            <w:r w:rsidRPr="000E6876">
              <w:rPr>
                <w:rFonts w:ascii="Times New Roman" w:hAnsi="Times New Roman" w:cs="Times New Roman"/>
                <w:sz w:val="18"/>
                <w:szCs w:val="18"/>
                <w:lang w:val="pt-BR"/>
              </w:rPr>
              <w:t>DOI:10.1038/s41467-025-62915-3, DOI:10.1021/10.1021/jacs.5c07995</w:t>
            </w:r>
          </w:p>
        </w:tc>
      </w:tr>
      <w:tr w:rsidR="00700D6F" w:rsidRPr="00700D6F" w14:paraId="45D2F736" w14:textId="77777777" w:rsidTr="003D2AE5">
        <w:trPr>
          <w:trHeight w:val="20"/>
        </w:trPr>
        <w:tc>
          <w:tcPr>
            <w:tcW w:w="1413" w:type="dxa"/>
            <w:vMerge/>
            <w:vAlign w:val="center"/>
            <w:hideMark/>
          </w:tcPr>
          <w:p w14:paraId="58FF333C" w14:textId="77777777" w:rsidR="00700D6F" w:rsidRPr="000E6876" w:rsidRDefault="00700D6F" w:rsidP="00C639D6">
            <w:pPr>
              <w:jc w:val="center"/>
              <w:rPr>
                <w:rFonts w:ascii="Times New Roman" w:hAnsi="Times New Roman" w:cs="Times New Roman"/>
                <w:sz w:val="18"/>
                <w:szCs w:val="18"/>
                <w:lang w:val="pt-BR"/>
              </w:rPr>
            </w:pPr>
          </w:p>
        </w:tc>
        <w:tc>
          <w:tcPr>
            <w:tcW w:w="1984" w:type="dxa"/>
            <w:vMerge/>
            <w:vAlign w:val="center"/>
            <w:hideMark/>
          </w:tcPr>
          <w:p w14:paraId="515D5C76" w14:textId="77777777" w:rsidR="00700D6F" w:rsidRPr="000E6876" w:rsidRDefault="00700D6F" w:rsidP="00C639D6">
            <w:pPr>
              <w:jc w:val="center"/>
              <w:rPr>
                <w:rFonts w:ascii="Times New Roman" w:hAnsi="Times New Roman" w:cs="Times New Roman"/>
                <w:sz w:val="18"/>
                <w:szCs w:val="18"/>
                <w:lang w:val="pt-BR"/>
              </w:rPr>
            </w:pPr>
          </w:p>
        </w:tc>
        <w:tc>
          <w:tcPr>
            <w:tcW w:w="993" w:type="dxa"/>
            <w:vMerge/>
            <w:vAlign w:val="center"/>
            <w:hideMark/>
          </w:tcPr>
          <w:p w14:paraId="05B108A4" w14:textId="77777777" w:rsidR="00700D6F" w:rsidRPr="000E6876" w:rsidRDefault="00700D6F" w:rsidP="00C639D6">
            <w:pPr>
              <w:jc w:val="center"/>
              <w:rPr>
                <w:rFonts w:ascii="Times New Roman" w:hAnsi="Times New Roman" w:cs="Times New Roman"/>
                <w:sz w:val="18"/>
                <w:szCs w:val="18"/>
                <w:lang w:val="pt-BR"/>
              </w:rPr>
            </w:pPr>
          </w:p>
        </w:tc>
        <w:tc>
          <w:tcPr>
            <w:tcW w:w="1842" w:type="dxa"/>
            <w:noWrap/>
            <w:vAlign w:val="center"/>
            <w:hideMark/>
          </w:tcPr>
          <w:p w14:paraId="73A533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23A356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483917E" w14:textId="77777777" w:rsidR="00700D6F" w:rsidRPr="00700D6F" w:rsidRDefault="00700D6F" w:rsidP="00C639D6">
            <w:pPr>
              <w:jc w:val="center"/>
              <w:rPr>
                <w:rFonts w:ascii="Times New Roman" w:hAnsi="Times New Roman" w:cs="Times New Roman"/>
                <w:sz w:val="18"/>
                <w:szCs w:val="18"/>
              </w:rPr>
            </w:pPr>
          </w:p>
        </w:tc>
      </w:tr>
      <w:tr w:rsidR="00700D6F" w:rsidRPr="00700D6F" w14:paraId="6EAA03D6" w14:textId="77777777" w:rsidTr="003D2AE5">
        <w:trPr>
          <w:trHeight w:val="20"/>
        </w:trPr>
        <w:tc>
          <w:tcPr>
            <w:tcW w:w="1413" w:type="dxa"/>
            <w:vMerge/>
            <w:vAlign w:val="center"/>
            <w:hideMark/>
          </w:tcPr>
          <w:p w14:paraId="67A76B62"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CCF7FA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61A0A1"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F5C34B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4F5EACA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B5A69E" w14:textId="77777777" w:rsidR="00700D6F" w:rsidRPr="00700D6F" w:rsidRDefault="00700D6F" w:rsidP="00C639D6">
            <w:pPr>
              <w:jc w:val="center"/>
              <w:rPr>
                <w:rFonts w:ascii="Times New Roman" w:hAnsi="Times New Roman" w:cs="Times New Roman"/>
                <w:sz w:val="18"/>
                <w:szCs w:val="18"/>
              </w:rPr>
            </w:pPr>
          </w:p>
        </w:tc>
      </w:tr>
      <w:tr w:rsidR="00700D6F" w:rsidRPr="00700D6F" w14:paraId="5D27B78E" w14:textId="77777777" w:rsidTr="003D2AE5">
        <w:trPr>
          <w:trHeight w:val="20"/>
        </w:trPr>
        <w:tc>
          <w:tcPr>
            <w:tcW w:w="1413" w:type="dxa"/>
            <w:vMerge/>
            <w:vAlign w:val="center"/>
            <w:hideMark/>
          </w:tcPr>
          <w:p w14:paraId="4C2C074E"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0210BF5"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ED4A0EE"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E2E85A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100mgmL</w:t>
            </w:r>
          </w:p>
        </w:tc>
        <w:tc>
          <w:tcPr>
            <w:tcW w:w="851" w:type="dxa"/>
            <w:noWrap/>
            <w:vAlign w:val="center"/>
            <w:hideMark/>
          </w:tcPr>
          <w:p w14:paraId="39CA44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5FFD762C" w14:textId="77777777" w:rsidR="00700D6F" w:rsidRPr="00700D6F" w:rsidRDefault="00700D6F" w:rsidP="00C639D6">
            <w:pPr>
              <w:jc w:val="center"/>
              <w:rPr>
                <w:rFonts w:ascii="Times New Roman" w:hAnsi="Times New Roman" w:cs="Times New Roman"/>
                <w:sz w:val="18"/>
                <w:szCs w:val="18"/>
              </w:rPr>
            </w:pPr>
          </w:p>
        </w:tc>
      </w:tr>
      <w:tr w:rsidR="00700D6F" w:rsidRPr="00700D6F" w14:paraId="45E1A4A6" w14:textId="77777777" w:rsidTr="003D2AE5">
        <w:trPr>
          <w:trHeight w:val="20"/>
        </w:trPr>
        <w:tc>
          <w:tcPr>
            <w:tcW w:w="1413" w:type="dxa"/>
            <w:vMerge/>
            <w:vAlign w:val="center"/>
            <w:hideMark/>
          </w:tcPr>
          <w:p w14:paraId="07EC252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095AED8B"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05797D6"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B6891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120mgmL</w:t>
            </w:r>
          </w:p>
        </w:tc>
        <w:tc>
          <w:tcPr>
            <w:tcW w:w="851" w:type="dxa"/>
            <w:noWrap/>
            <w:vAlign w:val="center"/>
            <w:hideMark/>
          </w:tcPr>
          <w:p w14:paraId="35B24E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6C42D22" w14:textId="77777777" w:rsidR="00700D6F" w:rsidRPr="00700D6F" w:rsidRDefault="00700D6F" w:rsidP="00C639D6">
            <w:pPr>
              <w:jc w:val="center"/>
              <w:rPr>
                <w:rFonts w:ascii="Times New Roman" w:hAnsi="Times New Roman" w:cs="Times New Roman"/>
                <w:sz w:val="18"/>
                <w:szCs w:val="18"/>
              </w:rPr>
            </w:pPr>
          </w:p>
        </w:tc>
      </w:tr>
      <w:tr w:rsidR="00700D6F" w:rsidRPr="00700D6F" w14:paraId="5CDB2E3D" w14:textId="77777777" w:rsidTr="003D2AE5">
        <w:trPr>
          <w:trHeight w:val="20"/>
        </w:trPr>
        <w:tc>
          <w:tcPr>
            <w:tcW w:w="1413" w:type="dxa"/>
            <w:vMerge/>
            <w:vAlign w:val="center"/>
            <w:hideMark/>
          </w:tcPr>
          <w:p w14:paraId="62F6C3B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FBF71F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E84D252"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88584B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2540E3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DF1A632" w14:textId="77777777" w:rsidR="00700D6F" w:rsidRPr="00700D6F" w:rsidRDefault="00700D6F" w:rsidP="00C639D6">
            <w:pPr>
              <w:jc w:val="center"/>
              <w:rPr>
                <w:rFonts w:ascii="Times New Roman" w:hAnsi="Times New Roman" w:cs="Times New Roman"/>
                <w:sz w:val="18"/>
                <w:szCs w:val="18"/>
              </w:rPr>
            </w:pPr>
          </w:p>
        </w:tc>
      </w:tr>
      <w:tr w:rsidR="00700D6F" w:rsidRPr="00700D6F" w14:paraId="12D3DFD4" w14:textId="77777777" w:rsidTr="003D2AE5">
        <w:trPr>
          <w:trHeight w:val="20"/>
        </w:trPr>
        <w:tc>
          <w:tcPr>
            <w:tcW w:w="1413" w:type="dxa"/>
            <w:vMerge/>
            <w:vAlign w:val="center"/>
            <w:hideMark/>
          </w:tcPr>
          <w:p w14:paraId="4218A6AC"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46BEDC3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diglyme</w:t>
            </w:r>
          </w:p>
        </w:tc>
        <w:tc>
          <w:tcPr>
            <w:tcW w:w="993" w:type="dxa"/>
            <w:vMerge w:val="restart"/>
            <w:noWrap/>
            <w:vAlign w:val="center"/>
            <w:hideMark/>
          </w:tcPr>
          <w:p w14:paraId="2312172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80DD98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60mgmL</w:t>
            </w:r>
          </w:p>
        </w:tc>
        <w:tc>
          <w:tcPr>
            <w:tcW w:w="851" w:type="dxa"/>
            <w:noWrap/>
            <w:vAlign w:val="center"/>
            <w:hideMark/>
          </w:tcPr>
          <w:p w14:paraId="165DEA2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31E24C7D" w14:textId="77777777" w:rsidR="00700D6F" w:rsidRPr="00700D6F" w:rsidRDefault="00700D6F" w:rsidP="00C639D6">
            <w:pPr>
              <w:jc w:val="center"/>
              <w:rPr>
                <w:rFonts w:ascii="Times New Roman" w:hAnsi="Times New Roman" w:cs="Times New Roman"/>
                <w:sz w:val="18"/>
                <w:szCs w:val="18"/>
              </w:rPr>
            </w:pPr>
          </w:p>
        </w:tc>
      </w:tr>
      <w:tr w:rsidR="00700D6F" w:rsidRPr="00700D6F" w14:paraId="5F7E7E0B" w14:textId="77777777" w:rsidTr="003D2AE5">
        <w:trPr>
          <w:trHeight w:val="20"/>
        </w:trPr>
        <w:tc>
          <w:tcPr>
            <w:tcW w:w="1413" w:type="dxa"/>
            <w:vMerge/>
            <w:vAlign w:val="center"/>
            <w:hideMark/>
          </w:tcPr>
          <w:p w14:paraId="27E3B028"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4E9B064" w14:textId="77777777" w:rsidR="00700D6F" w:rsidRPr="00700D6F" w:rsidRDefault="00700D6F" w:rsidP="00C639D6">
            <w:pPr>
              <w:jc w:val="center"/>
              <w:rPr>
                <w:rFonts w:ascii="Times New Roman" w:hAnsi="Times New Roman" w:cs="Times New Roman"/>
                <w:sz w:val="18"/>
                <w:szCs w:val="18"/>
              </w:rPr>
            </w:pPr>
          </w:p>
        </w:tc>
        <w:tc>
          <w:tcPr>
            <w:tcW w:w="993" w:type="dxa"/>
            <w:vMerge/>
            <w:noWrap/>
            <w:vAlign w:val="center"/>
            <w:hideMark/>
          </w:tcPr>
          <w:p w14:paraId="7420DF91" w14:textId="2D69A6E9"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C2DA57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90mgmL</w:t>
            </w:r>
          </w:p>
        </w:tc>
        <w:tc>
          <w:tcPr>
            <w:tcW w:w="851" w:type="dxa"/>
            <w:noWrap/>
            <w:vAlign w:val="center"/>
            <w:hideMark/>
          </w:tcPr>
          <w:p w14:paraId="6E311CA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6F500C9" w14:textId="77777777" w:rsidR="00700D6F" w:rsidRPr="00700D6F" w:rsidRDefault="00700D6F" w:rsidP="00C639D6">
            <w:pPr>
              <w:jc w:val="center"/>
              <w:rPr>
                <w:rFonts w:ascii="Times New Roman" w:hAnsi="Times New Roman" w:cs="Times New Roman"/>
                <w:sz w:val="18"/>
                <w:szCs w:val="18"/>
              </w:rPr>
            </w:pPr>
          </w:p>
        </w:tc>
      </w:tr>
      <w:tr w:rsidR="00700D6F" w:rsidRPr="00700D6F" w14:paraId="5F1BD674" w14:textId="77777777" w:rsidTr="003D2AE5">
        <w:trPr>
          <w:trHeight w:val="20"/>
        </w:trPr>
        <w:tc>
          <w:tcPr>
            <w:tcW w:w="1413" w:type="dxa"/>
            <w:vMerge/>
            <w:vAlign w:val="center"/>
            <w:hideMark/>
          </w:tcPr>
          <w:p w14:paraId="7939CB0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92EBCE9" w14:textId="77777777" w:rsidR="00700D6F" w:rsidRPr="00700D6F" w:rsidRDefault="00700D6F" w:rsidP="00C639D6">
            <w:pPr>
              <w:jc w:val="center"/>
              <w:rPr>
                <w:rFonts w:ascii="Times New Roman" w:hAnsi="Times New Roman" w:cs="Times New Roman"/>
                <w:sz w:val="18"/>
                <w:szCs w:val="18"/>
              </w:rPr>
            </w:pPr>
          </w:p>
        </w:tc>
        <w:tc>
          <w:tcPr>
            <w:tcW w:w="993" w:type="dxa"/>
            <w:vMerge/>
            <w:noWrap/>
            <w:vAlign w:val="center"/>
            <w:hideMark/>
          </w:tcPr>
          <w:p w14:paraId="511209BD" w14:textId="49350931"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C0C825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120mgmL</w:t>
            </w:r>
          </w:p>
        </w:tc>
        <w:tc>
          <w:tcPr>
            <w:tcW w:w="851" w:type="dxa"/>
            <w:noWrap/>
            <w:vAlign w:val="center"/>
            <w:hideMark/>
          </w:tcPr>
          <w:p w14:paraId="46F1D01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2DA9F0B9" w14:textId="77777777" w:rsidR="00700D6F" w:rsidRPr="00700D6F" w:rsidRDefault="00700D6F" w:rsidP="00C639D6">
            <w:pPr>
              <w:jc w:val="center"/>
              <w:rPr>
                <w:rFonts w:ascii="Times New Roman" w:hAnsi="Times New Roman" w:cs="Times New Roman"/>
                <w:sz w:val="18"/>
                <w:szCs w:val="18"/>
              </w:rPr>
            </w:pPr>
          </w:p>
        </w:tc>
      </w:tr>
      <w:tr w:rsidR="00700D6F" w:rsidRPr="00700D6F" w14:paraId="2B438D71" w14:textId="77777777" w:rsidTr="003D2AE5">
        <w:trPr>
          <w:trHeight w:val="20"/>
        </w:trPr>
        <w:tc>
          <w:tcPr>
            <w:tcW w:w="1413" w:type="dxa"/>
            <w:vMerge/>
            <w:vAlign w:val="center"/>
            <w:hideMark/>
          </w:tcPr>
          <w:p w14:paraId="56C5D87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F0E8853" w14:textId="77777777" w:rsidR="00700D6F" w:rsidRPr="00700D6F" w:rsidRDefault="00700D6F" w:rsidP="00C639D6">
            <w:pPr>
              <w:jc w:val="center"/>
              <w:rPr>
                <w:rFonts w:ascii="Times New Roman" w:hAnsi="Times New Roman" w:cs="Times New Roman"/>
                <w:sz w:val="18"/>
                <w:szCs w:val="18"/>
              </w:rPr>
            </w:pPr>
          </w:p>
        </w:tc>
        <w:tc>
          <w:tcPr>
            <w:tcW w:w="993" w:type="dxa"/>
            <w:vMerge/>
            <w:noWrap/>
            <w:vAlign w:val="center"/>
            <w:hideMark/>
          </w:tcPr>
          <w:p w14:paraId="6B90C758" w14:textId="12AE80C2"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2C3C6A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24BEB63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0728FF20" w14:textId="77777777" w:rsidR="00700D6F" w:rsidRPr="00700D6F" w:rsidRDefault="00700D6F" w:rsidP="00C639D6">
            <w:pPr>
              <w:jc w:val="center"/>
              <w:rPr>
                <w:rFonts w:ascii="Times New Roman" w:hAnsi="Times New Roman" w:cs="Times New Roman"/>
                <w:sz w:val="18"/>
                <w:szCs w:val="18"/>
              </w:rPr>
            </w:pPr>
          </w:p>
        </w:tc>
      </w:tr>
      <w:tr w:rsidR="00700D6F" w:rsidRPr="00700D6F" w14:paraId="607EBEC6" w14:textId="77777777" w:rsidTr="003D2AE5">
        <w:trPr>
          <w:trHeight w:val="20"/>
        </w:trPr>
        <w:tc>
          <w:tcPr>
            <w:tcW w:w="1413" w:type="dxa"/>
            <w:vMerge/>
            <w:vAlign w:val="center"/>
            <w:hideMark/>
          </w:tcPr>
          <w:p w14:paraId="680799B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06A05E1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1,4-Dioxane</w:t>
            </w:r>
          </w:p>
        </w:tc>
        <w:tc>
          <w:tcPr>
            <w:tcW w:w="993" w:type="dxa"/>
            <w:noWrap/>
            <w:vAlign w:val="center"/>
            <w:hideMark/>
          </w:tcPr>
          <w:p w14:paraId="514762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A9D1AF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60-150mgmL</w:t>
            </w:r>
          </w:p>
        </w:tc>
        <w:tc>
          <w:tcPr>
            <w:tcW w:w="851" w:type="dxa"/>
            <w:noWrap/>
            <w:vAlign w:val="center"/>
            <w:hideMark/>
          </w:tcPr>
          <w:p w14:paraId="3820116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1947F41" w14:textId="77777777" w:rsidR="00700D6F" w:rsidRPr="00700D6F" w:rsidRDefault="00700D6F" w:rsidP="00C639D6">
            <w:pPr>
              <w:jc w:val="center"/>
              <w:rPr>
                <w:rFonts w:ascii="Times New Roman" w:hAnsi="Times New Roman" w:cs="Times New Roman"/>
                <w:sz w:val="18"/>
                <w:szCs w:val="18"/>
              </w:rPr>
            </w:pPr>
          </w:p>
        </w:tc>
      </w:tr>
      <w:tr w:rsidR="00700D6F" w:rsidRPr="00700D6F" w14:paraId="30CC9730" w14:textId="77777777" w:rsidTr="003D2AE5">
        <w:trPr>
          <w:trHeight w:val="20"/>
        </w:trPr>
        <w:tc>
          <w:tcPr>
            <w:tcW w:w="1413" w:type="dxa"/>
            <w:noWrap/>
            <w:vAlign w:val="center"/>
            <w:hideMark/>
          </w:tcPr>
          <w:p w14:paraId="65C141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PM7</w:t>
            </w:r>
          </w:p>
        </w:tc>
        <w:tc>
          <w:tcPr>
            <w:tcW w:w="1984" w:type="dxa"/>
            <w:noWrap/>
            <w:vAlign w:val="center"/>
            <w:hideMark/>
          </w:tcPr>
          <w:p w14:paraId="41EABC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55581A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C5BDC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B16C1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val="restart"/>
            <w:noWrap/>
            <w:vAlign w:val="center"/>
            <w:hideMark/>
          </w:tcPr>
          <w:p w14:paraId="1BCB51DF" w14:textId="25BF92B0"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00CBC9C0" w14:textId="77777777" w:rsidTr="003D2AE5">
        <w:trPr>
          <w:trHeight w:val="20"/>
        </w:trPr>
        <w:tc>
          <w:tcPr>
            <w:tcW w:w="1413" w:type="dxa"/>
            <w:noWrap/>
            <w:vAlign w:val="center"/>
            <w:hideMark/>
          </w:tcPr>
          <w:p w14:paraId="6F5E6C2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PM7 D1</w:t>
            </w:r>
          </w:p>
        </w:tc>
        <w:tc>
          <w:tcPr>
            <w:tcW w:w="1984" w:type="dxa"/>
            <w:noWrap/>
            <w:vAlign w:val="center"/>
            <w:hideMark/>
          </w:tcPr>
          <w:p w14:paraId="14670EF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50B5358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2D441A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3E899C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BCA671E" w14:textId="77777777" w:rsidR="00700D6F" w:rsidRPr="00700D6F" w:rsidRDefault="00700D6F" w:rsidP="00C639D6">
            <w:pPr>
              <w:jc w:val="center"/>
              <w:rPr>
                <w:rFonts w:ascii="Times New Roman" w:hAnsi="Times New Roman" w:cs="Times New Roman"/>
                <w:sz w:val="18"/>
                <w:szCs w:val="18"/>
              </w:rPr>
            </w:pPr>
          </w:p>
        </w:tc>
      </w:tr>
      <w:tr w:rsidR="00700D6F" w:rsidRPr="00700D6F" w14:paraId="7D12DF3F" w14:textId="77777777" w:rsidTr="003D2AE5">
        <w:trPr>
          <w:trHeight w:val="20"/>
        </w:trPr>
        <w:tc>
          <w:tcPr>
            <w:tcW w:w="1413" w:type="dxa"/>
            <w:noWrap/>
            <w:vAlign w:val="center"/>
            <w:hideMark/>
          </w:tcPr>
          <w:p w14:paraId="2B0C6E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PM7 D2</w:t>
            </w:r>
          </w:p>
        </w:tc>
        <w:tc>
          <w:tcPr>
            <w:tcW w:w="1984" w:type="dxa"/>
            <w:noWrap/>
            <w:vAlign w:val="center"/>
            <w:hideMark/>
          </w:tcPr>
          <w:p w14:paraId="16E690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63E669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2F1B2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D4BC8A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7E514A63" w14:textId="77777777" w:rsidR="00700D6F" w:rsidRPr="00700D6F" w:rsidRDefault="00700D6F" w:rsidP="00C639D6">
            <w:pPr>
              <w:jc w:val="center"/>
              <w:rPr>
                <w:rFonts w:ascii="Times New Roman" w:hAnsi="Times New Roman" w:cs="Times New Roman"/>
                <w:sz w:val="18"/>
                <w:szCs w:val="18"/>
              </w:rPr>
            </w:pPr>
          </w:p>
        </w:tc>
      </w:tr>
      <w:tr w:rsidR="00700D6F" w:rsidRPr="00700D6F" w14:paraId="15DB440E" w14:textId="77777777" w:rsidTr="003D2AE5">
        <w:trPr>
          <w:trHeight w:val="20"/>
        </w:trPr>
        <w:tc>
          <w:tcPr>
            <w:tcW w:w="1413" w:type="dxa"/>
            <w:noWrap/>
            <w:vAlign w:val="center"/>
            <w:hideMark/>
          </w:tcPr>
          <w:p w14:paraId="46F3703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PM7 3ET2</w:t>
            </w:r>
          </w:p>
        </w:tc>
        <w:tc>
          <w:tcPr>
            <w:tcW w:w="1984" w:type="dxa"/>
            <w:noWrap/>
            <w:vAlign w:val="center"/>
            <w:hideMark/>
          </w:tcPr>
          <w:p w14:paraId="042609F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425808F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65DB2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39E0A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628B936" w14:textId="77777777" w:rsidR="00700D6F" w:rsidRPr="00700D6F" w:rsidRDefault="00700D6F" w:rsidP="00C639D6">
            <w:pPr>
              <w:jc w:val="center"/>
              <w:rPr>
                <w:rFonts w:ascii="Times New Roman" w:hAnsi="Times New Roman" w:cs="Times New Roman"/>
                <w:sz w:val="18"/>
                <w:szCs w:val="18"/>
              </w:rPr>
            </w:pPr>
          </w:p>
        </w:tc>
      </w:tr>
      <w:tr w:rsidR="00700D6F" w:rsidRPr="00700D6F" w14:paraId="6401EF5D" w14:textId="77777777" w:rsidTr="003D2AE5">
        <w:trPr>
          <w:trHeight w:val="20"/>
        </w:trPr>
        <w:tc>
          <w:tcPr>
            <w:tcW w:w="1413" w:type="dxa"/>
            <w:noWrap/>
            <w:vAlign w:val="center"/>
            <w:hideMark/>
          </w:tcPr>
          <w:p w14:paraId="6C5156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PM7 2ET2</w:t>
            </w:r>
          </w:p>
        </w:tc>
        <w:tc>
          <w:tcPr>
            <w:tcW w:w="1984" w:type="dxa"/>
            <w:noWrap/>
            <w:vAlign w:val="center"/>
            <w:hideMark/>
          </w:tcPr>
          <w:p w14:paraId="075D436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1FEE79A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BD522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C05B09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2744C3B1" w14:textId="77777777" w:rsidR="00700D6F" w:rsidRPr="00700D6F" w:rsidRDefault="00700D6F" w:rsidP="00C639D6">
            <w:pPr>
              <w:jc w:val="center"/>
              <w:rPr>
                <w:rFonts w:ascii="Times New Roman" w:hAnsi="Times New Roman" w:cs="Times New Roman"/>
                <w:sz w:val="18"/>
                <w:szCs w:val="18"/>
              </w:rPr>
            </w:pPr>
          </w:p>
        </w:tc>
      </w:tr>
      <w:tr w:rsidR="00700D6F" w:rsidRPr="00700D6F" w14:paraId="450FAFB7" w14:textId="77777777" w:rsidTr="003D2AE5">
        <w:trPr>
          <w:trHeight w:val="20"/>
        </w:trPr>
        <w:tc>
          <w:tcPr>
            <w:tcW w:w="1413" w:type="dxa"/>
            <w:noWrap/>
            <w:vAlign w:val="center"/>
            <w:hideMark/>
          </w:tcPr>
          <w:p w14:paraId="350EB0D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TPT(alkyl)-E</w:t>
            </w:r>
          </w:p>
        </w:tc>
        <w:tc>
          <w:tcPr>
            <w:tcW w:w="1984" w:type="dxa"/>
            <w:noWrap/>
            <w:vAlign w:val="center"/>
            <w:hideMark/>
          </w:tcPr>
          <w:p w14:paraId="0FA4279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78F97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ABDC76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6D971FF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26A8B889" w14:textId="119183F2"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5A1E2E6" w14:textId="77777777" w:rsidTr="003D2AE5">
        <w:trPr>
          <w:trHeight w:val="20"/>
        </w:trPr>
        <w:tc>
          <w:tcPr>
            <w:tcW w:w="1413" w:type="dxa"/>
            <w:noWrap/>
            <w:vAlign w:val="center"/>
            <w:hideMark/>
          </w:tcPr>
          <w:p w14:paraId="52E3E1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TPT(alkyl)-2E</w:t>
            </w:r>
          </w:p>
        </w:tc>
        <w:tc>
          <w:tcPr>
            <w:tcW w:w="1984" w:type="dxa"/>
            <w:noWrap/>
            <w:vAlign w:val="center"/>
            <w:hideMark/>
          </w:tcPr>
          <w:p w14:paraId="0B610C0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2516A0E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027F1F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477AA3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2557B643" w14:textId="0F7823C9"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A1372A7" w14:textId="77777777" w:rsidTr="003D2AE5">
        <w:trPr>
          <w:trHeight w:val="20"/>
        </w:trPr>
        <w:tc>
          <w:tcPr>
            <w:tcW w:w="1413" w:type="dxa"/>
            <w:noWrap/>
            <w:vAlign w:val="center"/>
            <w:hideMark/>
          </w:tcPr>
          <w:p w14:paraId="2A812A5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TPT(mixed)-E</w:t>
            </w:r>
          </w:p>
        </w:tc>
        <w:tc>
          <w:tcPr>
            <w:tcW w:w="1984" w:type="dxa"/>
            <w:noWrap/>
            <w:vAlign w:val="center"/>
            <w:hideMark/>
          </w:tcPr>
          <w:p w14:paraId="3841A4A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95616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6A6135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C407A4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tcPr>
          <w:p w14:paraId="44E9135F" w14:textId="513A95C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B321FF6" w14:textId="77777777" w:rsidTr="003D2AE5">
        <w:trPr>
          <w:trHeight w:val="20"/>
        </w:trPr>
        <w:tc>
          <w:tcPr>
            <w:tcW w:w="1413" w:type="dxa"/>
            <w:vMerge w:val="restart"/>
            <w:noWrap/>
            <w:vAlign w:val="center"/>
            <w:hideMark/>
          </w:tcPr>
          <w:p w14:paraId="393533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TPT(OEG)-E</w:t>
            </w:r>
          </w:p>
        </w:tc>
        <w:tc>
          <w:tcPr>
            <w:tcW w:w="1984" w:type="dxa"/>
            <w:noWrap/>
            <w:vAlign w:val="center"/>
            <w:hideMark/>
          </w:tcPr>
          <w:p w14:paraId="48F3CA7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4BAA39A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C72850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0660A5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tcPr>
          <w:p w14:paraId="25C8CA88" w14:textId="5F8403EE"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CF29404" w14:textId="77777777" w:rsidTr="003D2AE5">
        <w:trPr>
          <w:trHeight w:val="20"/>
        </w:trPr>
        <w:tc>
          <w:tcPr>
            <w:tcW w:w="1413" w:type="dxa"/>
            <w:vMerge/>
            <w:vAlign w:val="center"/>
            <w:hideMark/>
          </w:tcPr>
          <w:p w14:paraId="089D16AB"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0D7B44D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Anisole</w:t>
            </w:r>
          </w:p>
        </w:tc>
        <w:tc>
          <w:tcPr>
            <w:tcW w:w="993" w:type="dxa"/>
            <w:noWrap/>
            <w:vAlign w:val="center"/>
            <w:hideMark/>
          </w:tcPr>
          <w:p w14:paraId="4D0D823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4A419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2DC3191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23886D8E" w14:textId="39CB4F3A" w:rsidR="00700D6F" w:rsidRPr="00700D6F" w:rsidRDefault="00700D6F" w:rsidP="00C639D6">
            <w:pPr>
              <w:jc w:val="center"/>
              <w:rPr>
                <w:rFonts w:ascii="Times New Roman" w:hAnsi="Times New Roman" w:cs="Times New Roman"/>
                <w:sz w:val="18"/>
                <w:szCs w:val="18"/>
              </w:rPr>
            </w:pPr>
          </w:p>
        </w:tc>
      </w:tr>
      <w:tr w:rsidR="00700D6F" w:rsidRPr="00700D6F" w14:paraId="33F396DD" w14:textId="77777777" w:rsidTr="003D2AE5">
        <w:trPr>
          <w:trHeight w:val="20"/>
        </w:trPr>
        <w:tc>
          <w:tcPr>
            <w:tcW w:w="1413" w:type="dxa"/>
            <w:vMerge/>
            <w:vAlign w:val="center"/>
            <w:hideMark/>
          </w:tcPr>
          <w:p w14:paraId="3C6DC26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9C8536B"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753513D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10466B5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7890621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366172FD" w14:textId="0EA10EC3" w:rsidR="00700D6F" w:rsidRPr="00700D6F" w:rsidRDefault="00700D6F" w:rsidP="00C639D6">
            <w:pPr>
              <w:jc w:val="center"/>
              <w:rPr>
                <w:rFonts w:ascii="Times New Roman" w:hAnsi="Times New Roman" w:cs="Times New Roman"/>
                <w:sz w:val="18"/>
                <w:szCs w:val="18"/>
              </w:rPr>
            </w:pPr>
          </w:p>
        </w:tc>
      </w:tr>
      <w:tr w:rsidR="00700D6F" w:rsidRPr="00700D6F" w14:paraId="063F5F41" w14:textId="77777777" w:rsidTr="003D2AE5">
        <w:trPr>
          <w:trHeight w:val="20"/>
        </w:trPr>
        <w:tc>
          <w:tcPr>
            <w:tcW w:w="1413" w:type="dxa"/>
            <w:vMerge/>
            <w:vAlign w:val="center"/>
            <w:hideMark/>
          </w:tcPr>
          <w:p w14:paraId="5412A3A5" w14:textId="77777777" w:rsidR="00700D6F" w:rsidRPr="00700D6F" w:rsidRDefault="00700D6F" w:rsidP="00C639D6">
            <w:pPr>
              <w:jc w:val="center"/>
              <w:rPr>
                <w:rFonts w:ascii="Times New Roman" w:hAnsi="Times New Roman" w:cs="Times New Roman"/>
                <w:sz w:val="18"/>
                <w:szCs w:val="18"/>
              </w:rPr>
            </w:pPr>
          </w:p>
        </w:tc>
        <w:tc>
          <w:tcPr>
            <w:tcW w:w="1984" w:type="dxa"/>
            <w:vMerge w:val="restart"/>
            <w:noWrap/>
            <w:vAlign w:val="center"/>
            <w:hideMark/>
          </w:tcPr>
          <w:p w14:paraId="6A1CDE1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o-dichlorobenzene</w:t>
            </w:r>
          </w:p>
        </w:tc>
        <w:tc>
          <w:tcPr>
            <w:tcW w:w="993" w:type="dxa"/>
            <w:noWrap/>
            <w:vAlign w:val="center"/>
            <w:hideMark/>
          </w:tcPr>
          <w:p w14:paraId="7081CAF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E5423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CEA45E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03467EA" w14:textId="072B9A5A" w:rsidR="00700D6F" w:rsidRPr="00700D6F" w:rsidRDefault="00700D6F" w:rsidP="00C639D6">
            <w:pPr>
              <w:jc w:val="center"/>
              <w:rPr>
                <w:rFonts w:ascii="Times New Roman" w:hAnsi="Times New Roman" w:cs="Times New Roman"/>
                <w:sz w:val="18"/>
                <w:szCs w:val="18"/>
              </w:rPr>
            </w:pPr>
          </w:p>
        </w:tc>
      </w:tr>
      <w:tr w:rsidR="00700D6F" w:rsidRPr="00700D6F" w14:paraId="6B9633AE" w14:textId="77777777" w:rsidTr="003D2AE5">
        <w:trPr>
          <w:trHeight w:val="20"/>
        </w:trPr>
        <w:tc>
          <w:tcPr>
            <w:tcW w:w="1413" w:type="dxa"/>
            <w:vMerge/>
            <w:vAlign w:val="center"/>
            <w:hideMark/>
          </w:tcPr>
          <w:p w14:paraId="5701DDA0"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7DA01A30"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0219A63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130</w:t>
            </w:r>
          </w:p>
        </w:tc>
        <w:tc>
          <w:tcPr>
            <w:tcW w:w="1842" w:type="dxa"/>
            <w:noWrap/>
            <w:vAlign w:val="center"/>
            <w:hideMark/>
          </w:tcPr>
          <w:p w14:paraId="2D0957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5A7F0C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36B546A3" w14:textId="10904D8B" w:rsidR="00700D6F" w:rsidRPr="00700D6F" w:rsidRDefault="00700D6F" w:rsidP="00C639D6">
            <w:pPr>
              <w:jc w:val="center"/>
              <w:rPr>
                <w:rFonts w:ascii="Times New Roman" w:hAnsi="Times New Roman" w:cs="Times New Roman"/>
                <w:sz w:val="18"/>
                <w:szCs w:val="18"/>
              </w:rPr>
            </w:pPr>
          </w:p>
        </w:tc>
      </w:tr>
      <w:tr w:rsidR="00700D6F" w:rsidRPr="00700D6F" w14:paraId="5EEEA62D" w14:textId="77777777" w:rsidTr="003D2AE5">
        <w:trPr>
          <w:trHeight w:val="20"/>
        </w:trPr>
        <w:tc>
          <w:tcPr>
            <w:tcW w:w="1413" w:type="dxa"/>
            <w:vMerge/>
            <w:vAlign w:val="center"/>
            <w:hideMark/>
          </w:tcPr>
          <w:p w14:paraId="2A4ED8F4"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DE5C6E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630C89F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314F6A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0648756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51AC74E" w14:textId="711ED921" w:rsidR="00700D6F" w:rsidRPr="00700D6F" w:rsidRDefault="00700D6F" w:rsidP="00C639D6">
            <w:pPr>
              <w:jc w:val="center"/>
              <w:rPr>
                <w:rFonts w:ascii="Times New Roman" w:hAnsi="Times New Roman" w:cs="Times New Roman"/>
                <w:sz w:val="18"/>
                <w:szCs w:val="18"/>
              </w:rPr>
            </w:pPr>
          </w:p>
        </w:tc>
      </w:tr>
      <w:tr w:rsidR="00700D6F" w:rsidRPr="00700D6F" w14:paraId="30F05144" w14:textId="77777777" w:rsidTr="003D2AE5">
        <w:trPr>
          <w:trHeight w:val="20"/>
        </w:trPr>
        <w:tc>
          <w:tcPr>
            <w:tcW w:w="1413" w:type="dxa"/>
            <w:vMerge/>
            <w:vAlign w:val="center"/>
            <w:hideMark/>
          </w:tcPr>
          <w:p w14:paraId="721FFE06"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0611B5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3863FAA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92DAA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12DA8B7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7DDB8FD6" w14:textId="189398E5" w:rsidR="00700D6F" w:rsidRPr="00700D6F" w:rsidRDefault="00700D6F" w:rsidP="00C639D6">
            <w:pPr>
              <w:jc w:val="center"/>
              <w:rPr>
                <w:rFonts w:ascii="Times New Roman" w:hAnsi="Times New Roman" w:cs="Times New Roman"/>
                <w:sz w:val="18"/>
                <w:szCs w:val="18"/>
              </w:rPr>
            </w:pPr>
          </w:p>
        </w:tc>
      </w:tr>
      <w:tr w:rsidR="00700D6F" w:rsidRPr="00700D6F" w14:paraId="39757960" w14:textId="77777777" w:rsidTr="003D2AE5">
        <w:trPr>
          <w:trHeight w:val="20"/>
        </w:trPr>
        <w:tc>
          <w:tcPr>
            <w:tcW w:w="1413" w:type="dxa"/>
            <w:vMerge/>
            <w:vAlign w:val="center"/>
            <w:hideMark/>
          </w:tcPr>
          <w:p w14:paraId="23EF12E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5B45CF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p-xylene</w:t>
            </w:r>
          </w:p>
        </w:tc>
        <w:tc>
          <w:tcPr>
            <w:tcW w:w="993" w:type="dxa"/>
            <w:noWrap/>
            <w:vAlign w:val="center"/>
            <w:hideMark/>
          </w:tcPr>
          <w:p w14:paraId="13603D8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E2592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276E6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noWrap/>
            <w:vAlign w:val="center"/>
          </w:tcPr>
          <w:p w14:paraId="40AF3637" w14:textId="2054E4A6" w:rsidR="00700D6F" w:rsidRPr="00700D6F" w:rsidRDefault="00700D6F" w:rsidP="00C639D6">
            <w:pPr>
              <w:jc w:val="center"/>
              <w:rPr>
                <w:rFonts w:ascii="Times New Roman" w:hAnsi="Times New Roman" w:cs="Times New Roman"/>
                <w:sz w:val="18"/>
                <w:szCs w:val="18"/>
              </w:rPr>
            </w:pPr>
          </w:p>
        </w:tc>
      </w:tr>
      <w:tr w:rsidR="00700D6F" w:rsidRPr="00700D6F" w14:paraId="23F4E58E" w14:textId="77777777" w:rsidTr="003D2AE5">
        <w:trPr>
          <w:trHeight w:val="20"/>
        </w:trPr>
        <w:tc>
          <w:tcPr>
            <w:tcW w:w="1413" w:type="dxa"/>
            <w:noWrap/>
            <w:vAlign w:val="center"/>
            <w:hideMark/>
          </w:tcPr>
          <w:p w14:paraId="1EC23C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TPT-T</w:t>
            </w:r>
          </w:p>
        </w:tc>
        <w:tc>
          <w:tcPr>
            <w:tcW w:w="1984" w:type="dxa"/>
            <w:noWrap/>
            <w:vAlign w:val="center"/>
            <w:hideMark/>
          </w:tcPr>
          <w:p w14:paraId="1CA8308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7B5AA27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F1810B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100-300mgmL</w:t>
            </w:r>
          </w:p>
        </w:tc>
        <w:tc>
          <w:tcPr>
            <w:tcW w:w="851" w:type="dxa"/>
            <w:noWrap/>
            <w:vAlign w:val="center"/>
            <w:hideMark/>
          </w:tcPr>
          <w:p w14:paraId="39451F3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noWrap/>
            <w:vAlign w:val="center"/>
            <w:hideMark/>
          </w:tcPr>
          <w:p w14:paraId="266471DA" w14:textId="026ECA94"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7720F97" w14:textId="77777777" w:rsidTr="003D2AE5">
        <w:trPr>
          <w:trHeight w:val="20"/>
        </w:trPr>
        <w:tc>
          <w:tcPr>
            <w:tcW w:w="1413" w:type="dxa"/>
            <w:vMerge w:val="restart"/>
            <w:noWrap/>
            <w:vAlign w:val="center"/>
            <w:hideMark/>
          </w:tcPr>
          <w:p w14:paraId="66E7FD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BBL4 - 58.0k</w:t>
            </w:r>
          </w:p>
        </w:tc>
        <w:tc>
          <w:tcPr>
            <w:tcW w:w="1984" w:type="dxa"/>
            <w:noWrap/>
            <w:vAlign w:val="center"/>
            <w:hideMark/>
          </w:tcPr>
          <w:p w14:paraId="6CF9DCF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vAlign w:val="center"/>
            <w:hideMark/>
          </w:tcPr>
          <w:p w14:paraId="489E8A2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Align w:val="center"/>
            <w:hideMark/>
          </w:tcPr>
          <w:p w14:paraId="0527E53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6908AE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141532EE" w14:textId="0AA6782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Thi</w:t>
            </w:r>
            <w:r w:rsidRPr="00700D6F">
              <w:rPr>
                <w:rFonts w:ascii="Times New Roman" w:hAnsi="Times New Roman" w:cs="Times New Roman" w:hint="eastAsia"/>
                <w:sz w:val="18"/>
                <w:szCs w:val="18"/>
              </w:rPr>
              <w:t>s work</w:t>
            </w:r>
          </w:p>
        </w:tc>
      </w:tr>
      <w:tr w:rsidR="00700D6F" w:rsidRPr="00700D6F" w14:paraId="2C9B86C4" w14:textId="77777777" w:rsidTr="003D2AE5">
        <w:trPr>
          <w:trHeight w:val="20"/>
        </w:trPr>
        <w:tc>
          <w:tcPr>
            <w:tcW w:w="1413" w:type="dxa"/>
            <w:vMerge/>
            <w:vAlign w:val="center"/>
            <w:hideMark/>
          </w:tcPr>
          <w:p w14:paraId="5C1A9C90"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03F537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20:1</w:t>
            </w:r>
          </w:p>
        </w:tc>
        <w:tc>
          <w:tcPr>
            <w:tcW w:w="993" w:type="dxa"/>
            <w:vAlign w:val="center"/>
            <w:hideMark/>
          </w:tcPr>
          <w:p w14:paraId="714BCA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393206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E4ED49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725341DE" w14:textId="150D0E4E" w:rsidR="00700D6F" w:rsidRPr="00700D6F" w:rsidRDefault="00700D6F" w:rsidP="00C639D6">
            <w:pPr>
              <w:jc w:val="center"/>
              <w:rPr>
                <w:rFonts w:ascii="Times New Roman" w:hAnsi="Times New Roman" w:cs="Times New Roman"/>
                <w:sz w:val="18"/>
                <w:szCs w:val="18"/>
              </w:rPr>
            </w:pPr>
          </w:p>
        </w:tc>
      </w:tr>
      <w:tr w:rsidR="00700D6F" w:rsidRPr="00700D6F" w14:paraId="5F384BB1" w14:textId="77777777" w:rsidTr="003D2AE5">
        <w:trPr>
          <w:trHeight w:val="20"/>
        </w:trPr>
        <w:tc>
          <w:tcPr>
            <w:tcW w:w="1413" w:type="dxa"/>
            <w:vMerge/>
            <w:vAlign w:val="center"/>
            <w:hideMark/>
          </w:tcPr>
          <w:p w14:paraId="0EB1D082"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698D13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10:1</w:t>
            </w:r>
          </w:p>
        </w:tc>
        <w:tc>
          <w:tcPr>
            <w:tcW w:w="993" w:type="dxa"/>
            <w:noWrap/>
            <w:vAlign w:val="center"/>
            <w:hideMark/>
          </w:tcPr>
          <w:p w14:paraId="3F9ED11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4AC9573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2922F73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61D33F89" w14:textId="2E38F345" w:rsidR="00700D6F" w:rsidRPr="00700D6F" w:rsidRDefault="00700D6F" w:rsidP="00C639D6">
            <w:pPr>
              <w:jc w:val="center"/>
              <w:rPr>
                <w:rFonts w:ascii="Times New Roman" w:hAnsi="Times New Roman" w:cs="Times New Roman"/>
                <w:sz w:val="18"/>
                <w:szCs w:val="18"/>
              </w:rPr>
            </w:pPr>
          </w:p>
        </w:tc>
      </w:tr>
      <w:tr w:rsidR="00700D6F" w:rsidRPr="00700D6F" w14:paraId="3EF11292" w14:textId="77777777" w:rsidTr="003D2AE5">
        <w:trPr>
          <w:trHeight w:val="20"/>
        </w:trPr>
        <w:tc>
          <w:tcPr>
            <w:tcW w:w="1413" w:type="dxa"/>
            <w:vMerge/>
            <w:vAlign w:val="center"/>
            <w:hideMark/>
          </w:tcPr>
          <w:p w14:paraId="19E1265B"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6D891FB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5:1</w:t>
            </w:r>
          </w:p>
        </w:tc>
        <w:tc>
          <w:tcPr>
            <w:tcW w:w="993" w:type="dxa"/>
            <w:vAlign w:val="center"/>
            <w:hideMark/>
          </w:tcPr>
          <w:p w14:paraId="409375B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417E89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5442AD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075309FA" w14:textId="05F99B0B" w:rsidR="00700D6F" w:rsidRPr="00700D6F" w:rsidRDefault="00700D6F" w:rsidP="00C639D6">
            <w:pPr>
              <w:jc w:val="center"/>
              <w:rPr>
                <w:rFonts w:ascii="Times New Roman" w:hAnsi="Times New Roman" w:cs="Times New Roman"/>
                <w:sz w:val="18"/>
                <w:szCs w:val="18"/>
              </w:rPr>
            </w:pPr>
          </w:p>
        </w:tc>
      </w:tr>
      <w:tr w:rsidR="00700D6F" w:rsidRPr="00700D6F" w14:paraId="0CDFAC4A" w14:textId="77777777" w:rsidTr="003D2AE5">
        <w:trPr>
          <w:trHeight w:val="20"/>
        </w:trPr>
        <w:tc>
          <w:tcPr>
            <w:tcW w:w="1413" w:type="dxa"/>
            <w:vMerge/>
            <w:vAlign w:val="center"/>
            <w:hideMark/>
          </w:tcPr>
          <w:p w14:paraId="71F65D89"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136F54A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3:1</w:t>
            </w:r>
          </w:p>
        </w:tc>
        <w:tc>
          <w:tcPr>
            <w:tcW w:w="993" w:type="dxa"/>
            <w:noWrap/>
            <w:vAlign w:val="center"/>
            <w:hideMark/>
          </w:tcPr>
          <w:p w14:paraId="310F0BC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9443A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972B26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8B195F1" w14:textId="30116351" w:rsidR="00700D6F" w:rsidRPr="00700D6F" w:rsidRDefault="00700D6F" w:rsidP="00C639D6">
            <w:pPr>
              <w:jc w:val="center"/>
              <w:rPr>
                <w:rFonts w:ascii="Times New Roman" w:hAnsi="Times New Roman" w:cs="Times New Roman"/>
                <w:sz w:val="18"/>
                <w:szCs w:val="18"/>
              </w:rPr>
            </w:pPr>
          </w:p>
        </w:tc>
      </w:tr>
      <w:tr w:rsidR="00700D6F" w:rsidRPr="00700D6F" w14:paraId="105ECDE5" w14:textId="77777777" w:rsidTr="003D2AE5">
        <w:trPr>
          <w:trHeight w:val="20"/>
        </w:trPr>
        <w:tc>
          <w:tcPr>
            <w:tcW w:w="1413" w:type="dxa"/>
            <w:vMerge/>
            <w:vAlign w:val="center"/>
            <w:hideMark/>
          </w:tcPr>
          <w:p w14:paraId="0C100C3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EB0C9E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 : dipropylamine = 2:1</w:t>
            </w:r>
          </w:p>
        </w:tc>
        <w:tc>
          <w:tcPr>
            <w:tcW w:w="993" w:type="dxa"/>
            <w:noWrap/>
            <w:vAlign w:val="center"/>
            <w:hideMark/>
          </w:tcPr>
          <w:p w14:paraId="3F3DB64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8666B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82002D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tcPr>
          <w:p w14:paraId="7975A69C" w14:textId="1845F416" w:rsidR="00700D6F" w:rsidRPr="00700D6F" w:rsidRDefault="00700D6F" w:rsidP="00C639D6">
            <w:pPr>
              <w:jc w:val="center"/>
              <w:rPr>
                <w:rFonts w:ascii="Times New Roman" w:hAnsi="Times New Roman" w:cs="Times New Roman"/>
                <w:sz w:val="18"/>
                <w:szCs w:val="18"/>
              </w:rPr>
            </w:pPr>
          </w:p>
        </w:tc>
      </w:tr>
      <w:tr w:rsidR="00700D6F" w:rsidRPr="00700D6F" w14:paraId="3E20FE7C" w14:textId="77777777" w:rsidTr="003D2AE5">
        <w:trPr>
          <w:trHeight w:val="20"/>
        </w:trPr>
        <w:tc>
          <w:tcPr>
            <w:tcW w:w="1413" w:type="dxa"/>
            <w:noWrap/>
            <w:vAlign w:val="center"/>
            <w:hideMark/>
          </w:tcPr>
          <w:p w14:paraId="3F6FE83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BBL2 - 39.3k</w:t>
            </w:r>
          </w:p>
        </w:tc>
        <w:tc>
          <w:tcPr>
            <w:tcW w:w="1984" w:type="dxa"/>
            <w:noWrap/>
            <w:vAlign w:val="center"/>
            <w:hideMark/>
          </w:tcPr>
          <w:p w14:paraId="432D728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418EB2D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1A7035E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5DD1B2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hideMark/>
          </w:tcPr>
          <w:p w14:paraId="5EF5016E" w14:textId="7244F39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684FF4F1" w14:textId="77777777" w:rsidTr="003D2AE5">
        <w:trPr>
          <w:trHeight w:val="20"/>
        </w:trPr>
        <w:tc>
          <w:tcPr>
            <w:tcW w:w="1413" w:type="dxa"/>
            <w:noWrap/>
            <w:vAlign w:val="center"/>
            <w:hideMark/>
          </w:tcPr>
          <w:p w14:paraId="455B3A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BBL12 - 102.5k</w:t>
            </w:r>
          </w:p>
        </w:tc>
        <w:tc>
          <w:tcPr>
            <w:tcW w:w="1984" w:type="dxa"/>
            <w:noWrap/>
            <w:vAlign w:val="center"/>
            <w:hideMark/>
          </w:tcPr>
          <w:p w14:paraId="57D22A1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34A61C0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38E510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65C71F2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noWrap/>
            <w:vAlign w:val="center"/>
          </w:tcPr>
          <w:p w14:paraId="4A4C1107" w14:textId="16650A63"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53C8B853" w14:textId="77777777" w:rsidTr="003D2AE5">
        <w:trPr>
          <w:trHeight w:val="20"/>
        </w:trPr>
        <w:tc>
          <w:tcPr>
            <w:tcW w:w="1413" w:type="dxa"/>
            <w:vMerge w:val="restart"/>
            <w:noWrap/>
            <w:vAlign w:val="center"/>
            <w:hideMark/>
          </w:tcPr>
          <w:p w14:paraId="3B57730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BBB - 59.7k</w:t>
            </w:r>
          </w:p>
        </w:tc>
        <w:tc>
          <w:tcPr>
            <w:tcW w:w="1984" w:type="dxa"/>
            <w:vMerge w:val="restart"/>
            <w:noWrap/>
            <w:vAlign w:val="center"/>
            <w:hideMark/>
          </w:tcPr>
          <w:p w14:paraId="24E53BF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093A842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4ED2E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3A27606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5F2BCBB0" w14:textId="56192310"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006E01C6" w14:textId="77777777" w:rsidTr="003D2AE5">
        <w:trPr>
          <w:trHeight w:val="20"/>
        </w:trPr>
        <w:tc>
          <w:tcPr>
            <w:tcW w:w="1413" w:type="dxa"/>
            <w:vMerge/>
            <w:vAlign w:val="center"/>
            <w:hideMark/>
          </w:tcPr>
          <w:p w14:paraId="75E510B7"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FBF4346" w14:textId="77777777" w:rsidR="00700D6F" w:rsidRPr="00700D6F" w:rsidRDefault="00700D6F" w:rsidP="00C639D6">
            <w:pPr>
              <w:jc w:val="center"/>
              <w:rPr>
                <w:rFonts w:ascii="Times New Roman" w:hAnsi="Times New Roman" w:cs="Times New Roman"/>
                <w:sz w:val="18"/>
                <w:szCs w:val="18"/>
              </w:rPr>
            </w:pPr>
          </w:p>
        </w:tc>
        <w:tc>
          <w:tcPr>
            <w:tcW w:w="993" w:type="dxa"/>
            <w:noWrap/>
            <w:vAlign w:val="center"/>
            <w:hideMark/>
          </w:tcPr>
          <w:p w14:paraId="1784CBF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C90AB9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513FE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5CFDCE5A" w14:textId="5EFBD5C4" w:rsidR="00700D6F" w:rsidRPr="00700D6F" w:rsidRDefault="00700D6F" w:rsidP="00C639D6">
            <w:pPr>
              <w:jc w:val="center"/>
              <w:rPr>
                <w:rFonts w:ascii="Times New Roman" w:hAnsi="Times New Roman" w:cs="Times New Roman"/>
                <w:sz w:val="18"/>
                <w:szCs w:val="18"/>
              </w:rPr>
            </w:pPr>
          </w:p>
        </w:tc>
      </w:tr>
      <w:tr w:rsidR="00700D6F" w:rsidRPr="00700D6F" w14:paraId="06781050" w14:textId="77777777" w:rsidTr="003D2AE5">
        <w:trPr>
          <w:trHeight w:val="20"/>
        </w:trPr>
        <w:tc>
          <w:tcPr>
            <w:tcW w:w="1413" w:type="dxa"/>
            <w:vMerge/>
            <w:vAlign w:val="center"/>
            <w:hideMark/>
          </w:tcPr>
          <w:p w14:paraId="0F77764D"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7502346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70A2815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547F3B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45E887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8C68DC3" w14:textId="2FE4A2E9" w:rsidR="00700D6F" w:rsidRPr="00700D6F" w:rsidRDefault="00700D6F" w:rsidP="00C639D6">
            <w:pPr>
              <w:jc w:val="center"/>
              <w:rPr>
                <w:rFonts w:ascii="Times New Roman" w:hAnsi="Times New Roman" w:cs="Times New Roman"/>
                <w:sz w:val="18"/>
                <w:szCs w:val="18"/>
              </w:rPr>
            </w:pPr>
          </w:p>
        </w:tc>
      </w:tr>
      <w:tr w:rsidR="00700D6F" w:rsidRPr="00700D6F" w14:paraId="525FF8FF" w14:textId="77777777" w:rsidTr="003D2AE5">
        <w:trPr>
          <w:trHeight w:val="20"/>
        </w:trPr>
        <w:tc>
          <w:tcPr>
            <w:tcW w:w="1413" w:type="dxa"/>
            <w:vMerge/>
            <w:vAlign w:val="center"/>
            <w:hideMark/>
          </w:tcPr>
          <w:p w14:paraId="447F091E"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88D931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4A50FFB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206E32C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3E9F7B8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630AAC43" w14:textId="1B4EDCB4" w:rsidR="00700D6F" w:rsidRPr="00700D6F" w:rsidRDefault="00700D6F" w:rsidP="00C639D6">
            <w:pPr>
              <w:jc w:val="center"/>
              <w:rPr>
                <w:rFonts w:ascii="Times New Roman" w:hAnsi="Times New Roman" w:cs="Times New Roman"/>
                <w:sz w:val="18"/>
                <w:szCs w:val="18"/>
              </w:rPr>
            </w:pPr>
          </w:p>
        </w:tc>
      </w:tr>
      <w:tr w:rsidR="00700D6F" w:rsidRPr="00700D6F" w14:paraId="3DACCA1C" w14:textId="77777777" w:rsidTr="003D2AE5">
        <w:trPr>
          <w:trHeight w:val="20"/>
        </w:trPr>
        <w:tc>
          <w:tcPr>
            <w:tcW w:w="1413" w:type="dxa"/>
            <w:vMerge w:val="restart"/>
            <w:noWrap/>
            <w:vAlign w:val="center"/>
            <w:hideMark/>
          </w:tcPr>
          <w:p w14:paraId="2030057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BBB - 40.8k</w:t>
            </w:r>
          </w:p>
        </w:tc>
        <w:tc>
          <w:tcPr>
            <w:tcW w:w="1984" w:type="dxa"/>
            <w:noWrap/>
            <w:vAlign w:val="center"/>
            <w:hideMark/>
          </w:tcPr>
          <w:p w14:paraId="6D4F3B9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13AEE08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6E7B96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45mgmL</w:t>
            </w:r>
          </w:p>
        </w:tc>
        <w:tc>
          <w:tcPr>
            <w:tcW w:w="851" w:type="dxa"/>
            <w:noWrap/>
            <w:vAlign w:val="center"/>
            <w:hideMark/>
          </w:tcPr>
          <w:p w14:paraId="72C0D75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367638C5" w14:textId="5BB636C5"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4C0314A3" w14:textId="77777777" w:rsidTr="003D2AE5">
        <w:trPr>
          <w:trHeight w:val="20"/>
        </w:trPr>
        <w:tc>
          <w:tcPr>
            <w:tcW w:w="1413" w:type="dxa"/>
            <w:vMerge/>
            <w:vAlign w:val="center"/>
            <w:hideMark/>
          </w:tcPr>
          <w:p w14:paraId="2912FA73"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81ECD0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methanesulfonic acid</w:t>
            </w:r>
          </w:p>
        </w:tc>
        <w:tc>
          <w:tcPr>
            <w:tcW w:w="993" w:type="dxa"/>
            <w:noWrap/>
            <w:vAlign w:val="center"/>
            <w:hideMark/>
          </w:tcPr>
          <w:p w14:paraId="30ABF7F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05536B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021F9B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ign w:val="center"/>
            <w:hideMark/>
          </w:tcPr>
          <w:p w14:paraId="49A5A27E" w14:textId="142D720E" w:rsidR="00700D6F" w:rsidRPr="00700D6F" w:rsidRDefault="00700D6F" w:rsidP="00C639D6">
            <w:pPr>
              <w:jc w:val="center"/>
              <w:rPr>
                <w:rFonts w:ascii="Times New Roman" w:hAnsi="Times New Roman" w:cs="Times New Roman"/>
                <w:sz w:val="18"/>
                <w:szCs w:val="18"/>
              </w:rPr>
            </w:pPr>
          </w:p>
        </w:tc>
      </w:tr>
      <w:tr w:rsidR="00700D6F" w:rsidRPr="00700D6F" w14:paraId="7BFFD761" w14:textId="77777777" w:rsidTr="003D2AE5">
        <w:trPr>
          <w:trHeight w:val="20"/>
        </w:trPr>
        <w:tc>
          <w:tcPr>
            <w:tcW w:w="1413" w:type="dxa"/>
            <w:vMerge/>
            <w:vAlign w:val="center"/>
            <w:hideMark/>
          </w:tcPr>
          <w:p w14:paraId="610D415A"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5490F3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57E4400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6A7A261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B14F5E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43B6CFB5" w14:textId="7BAA5B65" w:rsidR="00700D6F" w:rsidRPr="00700D6F" w:rsidRDefault="00700D6F" w:rsidP="00C639D6">
            <w:pPr>
              <w:jc w:val="center"/>
              <w:rPr>
                <w:rFonts w:ascii="Times New Roman" w:hAnsi="Times New Roman" w:cs="Times New Roman"/>
                <w:sz w:val="18"/>
                <w:szCs w:val="18"/>
              </w:rPr>
            </w:pPr>
          </w:p>
        </w:tc>
      </w:tr>
      <w:tr w:rsidR="00700D6F" w:rsidRPr="00700D6F" w14:paraId="58F76B11" w14:textId="77777777" w:rsidTr="003D2AE5">
        <w:trPr>
          <w:trHeight w:val="20"/>
        </w:trPr>
        <w:tc>
          <w:tcPr>
            <w:tcW w:w="1413" w:type="dxa"/>
            <w:vMerge/>
            <w:vAlign w:val="center"/>
            <w:hideMark/>
          </w:tcPr>
          <w:p w14:paraId="3200C9EF"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634FB54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noWrap/>
            <w:vAlign w:val="center"/>
            <w:hideMark/>
          </w:tcPr>
          <w:p w14:paraId="03EA74B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48D012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4071F92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a</w:t>
            </w:r>
          </w:p>
        </w:tc>
        <w:tc>
          <w:tcPr>
            <w:tcW w:w="2268" w:type="dxa"/>
            <w:vMerge/>
            <w:noWrap/>
            <w:vAlign w:val="center"/>
            <w:hideMark/>
          </w:tcPr>
          <w:p w14:paraId="18A40760" w14:textId="25093E93" w:rsidR="00700D6F" w:rsidRPr="00700D6F" w:rsidRDefault="00700D6F" w:rsidP="00C639D6">
            <w:pPr>
              <w:jc w:val="center"/>
              <w:rPr>
                <w:rFonts w:ascii="Times New Roman" w:hAnsi="Times New Roman" w:cs="Times New Roman"/>
                <w:sz w:val="18"/>
                <w:szCs w:val="18"/>
              </w:rPr>
            </w:pPr>
          </w:p>
        </w:tc>
      </w:tr>
      <w:tr w:rsidR="00700D6F" w:rsidRPr="00700D6F" w14:paraId="232FC3A5" w14:textId="77777777" w:rsidTr="003D2AE5">
        <w:trPr>
          <w:trHeight w:val="20"/>
        </w:trPr>
        <w:tc>
          <w:tcPr>
            <w:tcW w:w="1413" w:type="dxa"/>
            <w:vMerge w:val="restart"/>
            <w:noWrap/>
            <w:vAlign w:val="center"/>
            <w:hideMark/>
          </w:tcPr>
          <w:p w14:paraId="11ACA06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D18</w:t>
            </w:r>
          </w:p>
        </w:tc>
        <w:tc>
          <w:tcPr>
            <w:tcW w:w="1984" w:type="dxa"/>
            <w:vMerge w:val="restart"/>
            <w:noWrap/>
            <w:vAlign w:val="center"/>
            <w:hideMark/>
          </w:tcPr>
          <w:p w14:paraId="26920AA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vMerge w:val="restart"/>
            <w:noWrap/>
            <w:vAlign w:val="center"/>
            <w:hideMark/>
          </w:tcPr>
          <w:p w14:paraId="4BAE5DF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vMerge w:val="restart"/>
            <w:noWrap/>
            <w:vAlign w:val="center"/>
            <w:hideMark/>
          </w:tcPr>
          <w:p w14:paraId="7B587FC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35mgmL</w:t>
            </w:r>
          </w:p>
        </w:tc>
        <w:tc>
          <w:tcPr>
            <w:tcW w:w="851" w:type="dxa"/>
            <w:noWrap/>
            <w:vAlign w:val="center"/>
            <w:hideMark/>
          </w:tcPr>
          <w:p w14:paraId="0D2B29C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348EA825" w14:textId="32801AFB"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3425C3B8" w14:textId="77777777" w:rsidTr="003D2AE5">
        <w:trPr>
          <w:trHeight w:val="20"/>
        </w:trPr>
        <w:tc>
          <w:tcPr>
            <w:tcW w:w="1413" w:type="dxa"/>
            <w:vMerge/>
            <w:vAlign w:val="center"/>
            <w:hideMark/>
          </w:tcPr>
          <w:p w14:paraId="6A8ABE4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67B38D2D"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6E3BE531"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0AD46D95"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127CAC7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65B704C" w14:textId="083D46E8" w:rsidR="00700D6F" w:rsidRPr="00700D6F" w:rsidRDefault="00700D6F" w:rsidP="00C639D6">
            <w:pPr>
              <w:jc w:val="center"/>
              <w:rPr>
                <w:rFonts w:ascii="Times New Roman" w:hAnsi="Times New Roman" w:cs="Times New Roman"/>
                <w:sz w:val="18"/>
                <w:szCs w:val="18"/>
              </w:rPr>
            </w:pPr>
          </w:p>
        </w:tc>
      </w:tr>
      <w:tr w:rsidR="00700D6F" w:rsidRPr="00700D6F" w14:paraId="1A9A164C" w14:textId="77777777" w:rsidTr="003D2AE5">
        <w:trPr>
          <w:trHeight w:val="20"/>
        </w:trPr>
        <w:tc>
          <w:tcPr>
            <w:tcW w:w="1413" w:type="dxa"/>
            <w:vMerge/>
            <w:vAlign w:val="center"/>
            <w:hideMark/>
          </w:tcPr>
          <w:p w14:paraId="47E5E8F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5A2761F6"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3E5FB7A" w14:textId="77777777" w:rsidR="00700D6F" w:rsidRPr="00700D6F" w:rsidRDefault="00700D6F" w:rsidP="00C639D6">
            <w:pPr>
              <w:jc w:val="center"/>
              <w:rPr>
                <w:rFonts w:ascii="Times New Roman" w:hAnsi="Times New Roman" w:cs="Times New Roman"/>
                <w:sz w:val="18"/>
                <w:szCs w:val="18"/>
              </w:rPr>
            </w:pPr>
          </w:p>
        </w:tc>
        <w:tc>
          <w:tcPr>
            <w:tcW w:w="1842" w:type="dxa"/>
            <w:vMerge/>
            <w:vAlign w:val="center"/>
            <w:hideMark/>
          </w:tcPr>
          <w:p w14:paraId="18ED3A62" w14:textId="77777777" w:rsidR="00700D6F" w:rsidRPr="00700D6F" w:rsidRDefault="00700D6F" w:rsidP="00C639D6">
            <w:pPr>
              <w:jc w:val="center"/>
              <w:rPr>
                <w:rFonts w:ascii="Times New Roman" w:hAnsi="Times New Roman" w:cs="Times New Roman"/>
                <w:sz w:val="18"/>
                <w:szCs w:val="18"/>
              </w:rPr>
            </w:pPr>
          </w:p>
        </w:tc>
        <w:tc>
          <w:tcPr>
            <w:tcW w:w="851" w:type="dxa"/>
            <w:noWrap/>
            <w:vAlign w:val="center"/>
            <w:hideMark/>
          </w:tcPr>
          <w:p w14:paraId="5FE58AE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20639BC3" w14:textId="31D5E90E" w:rsidR="00700D6F" w:rsidRPr="00700D6F" w:rsidRDefault="00700D6F" w:rsidP="00C639D6">
            <w:pPr>
              <w:jc w:val="center"/>
              <w:rPr>
                <w:rFonts w:ascii="Times New Roman" w:hAnsi="Times New Roman" w:cs="Times New Roman"/>
                <w:sz w:val="18"/>
                <w:szCs w:val="18"/>
              </w:rPr>
            </w:pPr>
          </w:p>
        </w:tc>
      </w:tr>
      <w:tr w:rsidR="00700D6F" w:rsidRPr="00700D6F" w14:paraId="06EF5581" w14:textId="77777777" w:rsidTr="003D2AE5">
        <w:trPr>
          <w:trHeight w:val="20"/>
        </w:trPr>
        <w:tc>
          <w:tcPr>
            <w:tcW w:w="1413" w:type="dxa"/>
            <w:vMerge/>
            <w:vAlign w:val="center"/>
            <w:hideMark/>
          </w:tcPr>
          <w:p w14:paraId="17B584AC"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9AF7D2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C61CDC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5F2078D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50mgmL</w:t>
            </w:r>
          </w:p>
        </w:tc>
        <w:tc>
          <w:tcPr>
            <w:tcW w:w="851" w:type="dxa"/>
            <w:noWrap/>
            <w:vAlign w:val="center"/>
            <w:hideMark/>
          </w:tcPr>
          <w:p w14:paraId="7BC82A9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65D077E7" w14:textId="765A8F74" w:rsidR="00700D6F" w:rsidRPr="00700D6F" w:rsidRDefault="00700D6F" w:rsidP="00C639D6">
            <w:pPr>
              <w:jc w:val="center"/>
              <w:rPr>
                <w:rFonts w:ascii="Times New Roman" w:hAnsi="Times New Roman" w:cs="Times New Roman"/>
                <w:sz w:val="18"/>
                <w:szCs w:val="18"/>
              </w:rPr>
            </w:pPr>
          </w:p>
        </w:tc>
      </w:tr>
      <w:tr w:rsidR="00700D6F" w:rsidRPr="00700D6F" w14:paraId="5BE0F925" w14:textId="77777777" w:rsidTr="003D2AE5">
        <w:trPr>
          <w:trHeight w:val="20"/>
        </w:trPr>
        <w:tc>
          <w:tcPr>
            <w:tcW w:w="1413" w:type="dxa"/>
            <w:vMerge/>
            <w:vAlign w:val="center"/>
            <w:hideMark/>
          </w:tcPr>
          <w:p w14:paraId="458C00C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707559F"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5F6C817D"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0B0723F"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70mgmL</w:t>
            </w:r>
          </w:p>
        </w:tc>
        <w:tc>
          <w:tcPr>
            <w:tcW w:w="851" w:type="dxa"/>
            <w:noWrap/>
            <w:vAlign w:val="center"/>
            <w:hideMark/>
          </w:tcPr>
          <w:p w14:paraId="6C1BD2E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3DA176ED" w14:textId="72DE1162" w:rsidR="00700D6F" w:rsidRPr="00700D6F" w:rsidRDefault="00700D6F" w:rsidP="00C639D6">
            <w:pPr>
              <w:jc w:val="center"/>
              <w:rPr>
                <w:rFonts w:ascii="Times New Roman" w:hAnsi="Times New Roman" w:cs="Times New Roman"/>
                <w:sz w:val="18"/>
                <w:szCs w:val="18"/>
              </w:rPr>
            </w:pPr>
          </w:p>
        </w:tc>
      </w:tr>
      <w:tr w:rsidR="00700D6F" w:rsidRPr="00700D6F" w14:paraId="1730064C" w14:textId="77777777" w:rsidTr="003D2AE5">
        <w:trPr>
          <w:trHeight w:val="20"/>
        </w:trPr>
        <w:tc>
          <w:tcPr>
            <w:tcW w:w="1413" w:type="dxa"/>
            <w:vMerge w:val="restart"/>
            <w:noWrap/>
            <w:vAlign w:val="center"/>
            <w:hideMark/>
          </w:tcPr>
          <w:p w14:paraId="2F1FE39D"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IDTBT</w:t>
            </w:r>
          </w:p>
        </w:tc>
        <w:tc>
          <w:tcPr>
            <w:tcW w:w="1984" w:type="dxa"/>
            <w:vMerge w:val="restart"/>
            <w:noWrap/>
            <w:vAlign w:val="center"/>
            <w:hideMark/>
          </w:tcPr>
          <w:p w14:paraId="756BC4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2687F06"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3DDDF1B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10mgmL</w:t>
            </w:r>
          </w:p>
        </w:tc>
        <w:tc>
          <w:tcPr>
            <w:tcW w:w="851" w:type="dxa"/>
            <w:noWrap/>
            <w:vAlign w:val="center"/>
            <w:hideMark/>
          </w:tcPr>
          <w:p w14:paraId="068E6F25"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i</w:t>
            </w:r>
          </w:p>
        </w:tc>
        <w:tc>
          <w:tcPr>
            <w:tcW w:w="2268" w:type="dxa"/>
            <w:vMerge w:val="restart"/>
            <w:noWrap/>
            <w:vAlign w:val="center"/>
            <w:hideMark/>
          </w:tcPr>
          <w:p w14:paraId="446AFA71" w14:textId="39EFF5A8"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DOI:10.1021/10.1021/jacs.5c07995</w:t>
            </w:r>
          </w:p>
        </w:tc>
      </w:tr>
      <w:tr w:rsidR="00700D6F" w:rsidRPr="00700D6F" w14:paraId="131DD9F8" w14:textId="77777777" w:rsidTr="003D2AE5">
        <w:trPr>
          <w:trHeight w:val="20"/>
        </w:trPr>
        <w:tc>
          <w:tcPr>
            <w:tcW w:w="1413" w:type="dxa"/>
            <w:vMerge/>
            <w:vAlign w:val="center"/>
            <w:hideMark/>
          </w:tcPr>
          <w:p w14:paraId="2DB2BCBF"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3CFFB2F2"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3880B34C"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C6B4C1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7B52F44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70F05E9A" w14:textId="77777777" w:rsidR="00700D6F" w:rsidRPr="00700D6F" w:rsidRDefault="00700D6F" w:rsidP="00C639D6">
            <w:pPr>
              <w:jc w:val="center"/>
              <w:rPr>
                <w:rFonts w:ascii="Times New Roman" w:hAnsi="Times New Roman" w:cs="Times New Roman"/>
                <w:sz w:val="18"/>
                <w:szCs w:val="18"/>
              </w:rPr>
            </w:pPr>
          </w:p>
        </w:tc>
      </w:tr>
      <w:tr w:rsidR="00700D6F" w:rsidRPr="00700D6F" w14:paraId="0877F385" w14:textId="77777777" w:rsidTr="003D2AE5">
        <w:trPr>
          <w:trHeight w:val="20"/>
        </w:trPr>
        <w:tc>
          <w:tcPr>
            <w:tcW w:w="1413" w:type="dxa"/>
            <w:vMerge/>
            <w:vAlign w:val="center"/>
            <w:hideMark/>
          </w:tcPr>
          <w:p w14:paraId="58C8D925"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C3F4B84"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1340D016"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387B9A4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78D9ADA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hideMark/>
          </w:tcPr>
          <w:p w14:paraId="3381E638" w14:textId="77777777" w:rsidR="00700D6F" w:rsidRPr="00700D6F" w:rsidRDefault="00700D6F" w:rsidP="00C639D6">
            <w:pPr>
              <w:jc w:val="center"/>
              <w:rPr>
                <w:rFonts w:ascii="Times New Roman" w:hAnsi="Times New Roman" w:cs="Times New Roman"/>
                <w:sz w:val="18"/>
                <w:szCs w:val="18"/>
              </w:rPr>
            </w:pPr>
          </w:p>
        </w:tc>
      </w:tr>
      <w:tr w:rsidR="00700D6F" w:rsidRPr="00700D6F" w14:paraId="6FBE589A" w14:textId="77777777" w:rsidTr="003D2AE5">
        <w:trPr>
          <w:trHeight w:val="20"/>
        </w:trPr>
        <w:tc>
          <w:tcPr>
            <w:tcW w:w="1413" w:type="dxa"/>
            <w:vMerge w:val="restart"/>
            <w:noWrap/>
            <w:vAlign w:val="center"/>
            <w:hideMark/>
          </w:tcPr>
          <w:p w14:paraId="50CB168B"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F8BT</w:t>
            </w:r>
          </w:p>
        </w:tc>
        <w:tc>
          <w:tcPr>
            <w:tcW w:w="1984" w:type="dxa"/>
            <w:vMerge w:val="restart"/>
            <w:noWrap/>
            <w:vAlign w:val="center"/>
            <w:hideMark/>
          </w:tcPr>
          <w:p w14:paraId="1A2CC4C4"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Chlorobenzene</w:t>
            </w:r>
          </w:p>
        </w:tc>
        <w:tc>
          <w:tcPr>
            <w:tcW w:w="993" w:type="dxa"/>
            <w:vMerge w:val="restart"/>
            <w:noWrap/>
            <w:vAlign w:val="center"/>
            <w:hideMark/>
          </w:tcPr>
          <w:p w14:paraId="428546C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0DF832C2"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150mgmL</w:t>
            </w:r>
          </w:p>
        </w:tc>
        <w:tc>
          <w:tcPr>
            <w:tcW w:w="851" w:type="dxa"/>
            <w:noWrap/>
            <w:vAlign w:val="center"/>
            <w:hideMark/>
          </w:tcPr>
          <w:p w14:paraId="05BFEB6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restart"/>
            <w:noWrap/>
            <w:vAlign w:val="center"/>
          </w:tcPr>
          <w:p w14:paraId="11F3DC20" w14:textId="73F2A423"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hint="eastAsia"/>
                <w:sz w:val="18"/>
                <w:szCs w:val="18"/>
              </w:rPr>
              <w:t>This work</w:t>
            </w:r>
          </w:p>
        </w:tc>
      </w:tr>
      <w:tr w:rsidR="00700D6F" w:rsidRPr="00700D6F" w14:paraId="28470301" w14:textId="77777777" w:rsidTr="003D2AE5">
        <w:trPr>
          <w:trHeight w:val="20"/>
        </w:trPr>
        <w:tc>
          <w:tcPr>
            <w:tcW w:w="1413" w:type="dxa"/>
            <w:vMerge/>
            <w:vAlign w:val="center"/>
            <w:hideMark/>
          </w:tcPr>
          <w:p w14:paraId="38FEF41D"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7E7CB49"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026E85B1"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650B866E"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200mgmL</w:t>
            </w:r>
          </w:p>
        </w:tc>
        <w:tc>
          <w:tcPr>
            <w:tcW w:w="851" w:type="dxa"/>
            <w:noWrap/>
            <w:vAlign w:val="center"/>
            <w:hideMark/>
          </w:tcPr>
          <w:p w14:paraId="06310D7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DFFB606" w14:textId="77777777" w:rsidR="00700D6F" w:rsidRPr="00700D6F" w:rsidRDefault="00700D6F" w:rsidP="00C639D6">
            <w:pPr>
              <w:jc w:val="center"/>
              <w:rPr>
                <w:rFonts w:ascii="Times New Roman" w:hAnsi="Times New Roman" w:cs="Times New Roman"/>
                <w:sz w:val="18"/>
                <w:szCs w:val="18"/>
              </w:rPr>
            </w:pPr>
          </w:p>
        </w:tc>
      </w:tr>
      <w:tr w:rsidR="00700D6F" w:rsidRPr="00700D6F" w14:paraId="2C3727E1" w14:textId="77777777" w:rsidTr="003D2AE5">
        <w:trPr>
          <w:trHeight w:val="20"/>
        </w:trPr>
        <w:tc>
          <w:tcPr>
            <w:tcW w:w="1413" w:type="dxa"/>
            <w:vMerge/>
            <w:vAlign w:val="center"/>
            <w:hideMark/>
          </w:tcPr>
          <w:p w14:paraId="246A52B9"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1DF44BAA"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007850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B8780A9"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250mgmL</w:t>
            </w:r>
          </w:p>
        </w:tc>
        <w:tc>
          <w:tcPr>
            <w:tcW w:w="851" w:type="dxa"/>
            <w:noWrap/>
            <w:vAlign w:val="center"/>
            <w:hideMark/>
          </w:tcPr>
          <w:p w14:paraId="185FBDC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3A6646D2" w14:textId="77777777" w:rsidR="00700D6F" w:rsidRPr="00700D6F" w:rsidRDefault="00700D6F" w:rsidP="00C639D6">
            <w:pPr>
              <w:jc w:val="center"/>
              <w:rPr>
                <w:rFonts w:ascii="Times New Roman" w:hAnsi="Times New Roman" w:cs="Times New Roman"/>
                <w:sz w:val="18"/>
                <w:szCs w:val="18"/>
              </w:rPr>
            </w:pPr>
          </w:p>
        </w:tc>
      </w:tr>
      <w:tr w:rsidR="00700D6F" w:rsidRPr="00700D6F" w14:paraId="4A05C007" w14:textId="77777777" w:rsidTr="003D2AE5">
        <w:trPr>
          <w:trHeight w:val="20"/>
        </w:trPr>
        <w:tc>
          <w:tcPr>
            <w:tcW w:w="1413" w:type="dxa"/>
            <w:vMerge/>
            <w:vAlign w:val="center"/>
            <w:hideMark/>
          </w:tcPr>
          <w:p w14:paraId="68806B7B" w14:textId="77777777" w:rsidR="00700D6F" w:rsidRPr="00700D6F" w:rsidRDefault="00700D6F" w:rsidP="00C639D6">
            <w:pPr>
              <w:jc w:val="center"/>
              <w:rPr>
                <w:rFonts w:ascii="Times New Roman" w:hAnsi="Times New Roman" w:cs="Times New Roman"/>
                <w:sz w:val="18"/>
                <w:szCs w:val="18"/>
              </w:rPr>
            </w:pPr>
          </w:p>
        </w:tc>
        <w:tc>
          <w:tcPr>
            <w:tcW w:w="1984" w:type="dxa"/>
            <w:vMerge/>
            <w:vAlign w:val="center"/>
            <w:hideMark/>
          </w:tcPr>
          <w:p w14:paraId="21A836BC" w14:textId="77777777" w:rsidR="00700D6F" w:rsidRPr="00700D6F" w:rsidRDefault="00700D6F" w:rsidP="00C639D6">
            <w:pPr>
              <w:jc w:val="center"/>
              <w:rPr>
                <w:rFonts w:ascii="Times New Roman" w:hAnsi="Times New Roman" w:cs="Times New Roman"/>
                <w:sz w:val="18"/>
                <w:szCs w:val="18"/>
              </w:rPr>
            </w:pPr>
          </w:p>
        </w:tc>
        <w:tc>
          <w:tcPr>
            <w:tcW w:w="993" w:type="dxa"/>
            <w:vMerge/>
            <w:vAlign w:val="center"/>
            <w:hideMark/>
          </w:tcPr>
          <w:p w14:paraId="4D489719" w14:textId="77777777" w:rsidR="00700D6F" w:rsidRPr="00700D6F" w:rsidRDefault="00700D6F" w:rsidP="00C639D6">
            <w:pPr>
              <w:jc w:val="center"/>
              <w:rPr>
                <w:rFonts w:ascii="Times New Roman" w:hAnsi="Times New Roman" w:cs="Times New Roman"/>
                <w:sz w:val="18"/>
                <w:szCs w:val="18"/>
              </w:rPr>
            </w:pPr>
          </w:p>
        </w:tc>
        <w:tc>
          <w:tcPr>
            <w:tcW w:w="1842" w:type="dxa"/>
            <w:noWrap/>
            <w:vAlign w:val="center"/>
            <w:hideMark/>
          </w:tcPr>
          <w:p w14:paraId="74D97AE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564C4A6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vAlign w:val="center"/>
          </w:tcPr>
          <w:p w14:paraId="4F3CE1F0" w14:textId="77777777" w:rsidR="00700D6F" w:rsidRPr="00700D6F" w:rsidRDefault="00700D6F" w:rsidP="00C639D6">
            <w:pPr>
              <w:jc w:val="center"/>
              <w:rPr>
                <w:rFonts w:ascii="Times New Roman" w:hAnsi="Times New Roman" w:cs="Times New Roman"/>
                <w:sz w:val="18"/>
                <w:szCs w:val="18"/>
              </w:rPr>
            </w:pPr>
          </w:p>
        </w:tc>
      </w:tr>
      <w:tr w:rsidR="00700D6F" w:rsidRPr="00700D6F" w14:paraId="791C6477" w14:textId="77777777" w:rsidTr="003D2AE5">
        <w:trPr>
          <w:trHeight w:val="20"/>
        </w:trPr>
        <w:tc>
          <w:tcPr>
            <w:tcW w:w="1413" w:type="dxa"/>
            <w:vMerge/>
            <w:vAlign w:val="center"/>
            <w:hideMark/>
          </w:tcPr>
          <w:p w14:paraId="1A7C0734"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232D040C"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Toluene</w:t>
            </w:r>
          </w:p>
        </w:tc>
        <w:tc>
          <w:tcPr>
            <w:tcW w:w="993" w:type="dxa"/>
            <w:noWrap/>
            <w:vAlign w:val="center"/>
            <w:hideMark/>
          </w:tcPr>
          <w:p w14:paraId="11011601"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71B5EF70"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6BAF9C0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2878FA9E" w14:textId="420FA6C8" w:rsidR="00700D6F" w:rsidRPr="00700D6F" w:rsidRDefault="00700D6F" w:rsidP="00C639D6">
            <w:pPr>
              <w:jc w:val="center"/>
              <w:rPr>
                <w:rFonts w:ascii="Times New Roman" w:hAnsi="Times New Roman" w:cs="Times New Roman"/>
                <w:sz w:val="18"/>
                <w:szCs w:val="18"/>
              </w:rPr>
            </w:pPr>
          </w:p>
        </w:tc>
      </w:tr>
      <w:tr w:rsidR="00700D6F" w:rsidRPr="00700D6F" w14:paraId="62B71E54" w14:textId="77777777" w:rsidTr="003D2AE5">
        <w:trPr>
          <w:trHeight w:val="20"/>
        </w:trPr>
        <w:tc>
          <w:tcPr>
            <w:tcW w:w="1413" w:type="dxa"/>
            <w:vMerge/>
            <w:vAlign w:val="center"/>
            <w:hideMark/>
          </w:tcPr>
          <w:p w14:paraId="30136FD5" w14:textId="77777777" w:rsidR="00700D6F" w:rsidRPr="00700D6F" w:rsidRDefault="00700D6F" w:rsidP="00C639D6">
            <w:pPr>
              <w:jc w:val="center"/>
              <w:rPr>
                <w:rFonts w:ascii="Times New Roman" w:hAnsi="Times New Roman" w:cs="Times New Roman"/>
                <w:sz w:val="18"/>
                <w:szCs w:val="18"/>
              </w:rPr>
            </w:pPr>
          </w:p>
        </w:tc>
        <w:tc>
          <w:tcPr>
            <w:tcW w:w="1984" w:type="dxa"/>
            <w:noWrap/>
            <w:vAlign w:val="center"/>
            <w:hideMark/>
          </w:tcPr>
          <w:p w14:paraId="74B61B23"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Chloroform</w:t>
            </w:r>
          </w:p>
        </w:tc>
        <w:tc>
          <w:tcPr>
            <w:tcW w:w="993" w:type="dxa"/>
            <w:noWrap/>
            <w:vAlign w:val="center"/>
            <w:hideMark/>
          </w:tcPr>
          <w:p w14:paraId="093C08FA"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25</w:t>
            </w:r>
          </w:p>
        </w:tc>
        <w:tc>
          <w:tcPr>
            <w:tcW w:w="1842" w:type="dxa"/>
            <w:noWrap/>
            <w:vAlign w:val="center"/>
            <w:hideMark/>
          </w:tcPr>
          <w:p w14:paraId="5F310AA7"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300mgmL</w:t>
            </w:r>
          </w:p>
        </w:tc>
        <w:tc>
          <w:tcPr>
            <w:tcW w:w="851" w:type="dxa"/>
            <w:noWrap/>
            <w:vAlign w:val="center"/>
            <w:hideMark/>
          </w:tcPr>
          <w:p w14:paraId="77728C78" w14:textId="77777777" w:rsidR="00700D6F" w:rsidRPr="00700D6F" w:rsidRDefault="00700D6F" w:rsidP="00C639D6">
            <w:pPr>
              <w:jc w:val="center"/>
              <w:rPr>
                <w:rFonts w:ascii="Times New Roman" w:hAnsi="Times New Roman" w:cs="Times New Roman"/>
                <w:sz w:val="18"/>
                <w:szCs w:val="18"/>
              </w:rPr>
            </w:pPr>
            <w:r w:rsidRPr="00700D6F">
              <w:rPr>
                <w:rFonts w:ascii="Times New Roman" w:hAnsi="Times New Roman" w:cs="Times New Roman"/>
                <w:sz w:val="18"/>
                <w:szCs w:val="18"/>
              </w:rPr>
              <w:t>c</w:t>
            </w:r>
          </w:p>
        </w:tc>
        <w:tc>
          <w:tcPr>
            <w:tcW w:w="2268" w:type="dxa"/>
            <w:vMerge/>
            <w:noWrap/>
            <w:vAlign w:val="center"/>
          </w:tcPr>
          <w:p w14:paraId="5CAA027A" w14:textId="1BEDAB96" w:rsidR="00700D6F" w:rsidRPr="00700D6F" w:rsidRDefault="00700D6F" w:rsidP="00C639D6">
            <w:pPr>
              <w:jc w:val="center"/>
              <w:rPr>
                <w:rFonts w:ascii="Times New Roman" w:hAnsi="Times New Roman" w:cs="Times New Roman"/>
                <w:sz w:val="18"/>
                <w:szCs w:val="18"/>
              </w:rPr>
            </w:pPr>
          </w:p>
        </w:tc>
      </w:tr>
    </w:tbl>
    <w:p w14:paraId="612361F5" w14:textId="77777777" w:rsidR="00653240" w:rsidRDefault="00653240" w:rsidP="008115D7">
      <w:pPr>
        <w:spacing w:line="480" w:lineRule="auto"/>
        <w:jc w:val="both"/>
        <w:rPr>
          <w:rFonts w:ascii="Times New Roman" w:hAnsi="Times New Roman" w:cs="Times New Roman"/>
          <w:b/>
          <w:bCs/>
        </w:rPr>
      </w:pPr>
    </w:p>
    <w:p w14:paraId="17E79265" w14:textId="7FF101D5" w:rsidR="00653240" w:rsidRPr="00653240" w:rsidRDefault="00653240" w:rsidP="008115D7">
      <w:pPr>
        <w:spacing w:line="480" w:lineRule="auto"/>
        <w:jc w:val="both"/>
        <w:rPr>
          <w:del w:id="7" w:author="Zhang, Hang" w:date="2026-09-11T16:24:00Z" w16du:dateUtc="2026-09-11T07:24:00Z"/>
          <w:rFonts w:ascii="Times New Roman" w:hAnsi="Times New Roman" w:cs="Times New Roman"/>
          <w:b/>
          <w:bCs/>
        </w:rPr>
        <w:sectPr w:rsidR="00653240" w:rsidRPr="00653240" w:rsidSect="00C639D6">
          <w:pgSz w:w="12240" w:h="15840"/>
          <w:pgMar w:top="720" w:right="720" w:bottom="720" w:left="720" w:header="720" w:footer="720" w:gutter="0"/>
          <w:cols w:space="720"/>
          <w:docGrid w:linePitch="360"/>
        </w:sectPr>
      </w:pPr>
    </w:p>
    <w:p w14:paraId="5F979966" w14:textId="2C9D4CD3" w:rsidR="000B3DB7" w:rsidRPr="00BF2B97" w:rsidRDefault="00BD1366" w:rsidP="004E7A50">
      <w:pPr>
        <w:pStyle w:val="Heading1"/>
        <w:rPr>
          <w:rFonts w:eastAsia="DengXian" w:cs="Times New Roman"/>
          <w:lang w:eastAsia="zh-CN"/>
        </w:rPr>
      </w:pPr>
      <w:bookmarkStart w:id="8" w:name="_Toc238129018"/>
      <w:r w:rsidRPr="00643F96">
        <w:rPr>
          <w:rFonts w:eastAsia="DengXian" w:cs="Times New Roman"/>
          <w:lang w:eastAsia="zh-CN"/>
        </w:rPr>
        <w:t xml:space="preserve">Section </w:t>
      </w:r>
      <w:r w:rsidR="00473F47" w:rsidRPr="00BF2B97">
        <w:rPr>
          <w:rFonts w:eastAsia="DengXian" w:cs="Times New Roman"/>
          <w:lang w:eastAsia="zh-CN"/>
        </w:rPr>
        <w:t>S2</w:t>
      </w:r>
      <w:r w:rsidR="008D4AD4" w:rsidRPr="00643F96">
        <w:rPr>
          <w:rFonts w:eastAsia="DengXian" w:cs="Times New Roman"/>
          <w:lang w:eastAsia="zh-CN"/>
        </w:rPr>
        <w:t xml:space="preserve">. Details on features </w:t>
      </w:r>
      <w:r w:rsidR="00E96C29" w:rsidRPr="00643F96">
        <w:rPr>
          <w:rFonts w:eastAsia="DengXian" w:cs="Times New Roman"/>
          <w:lang w:eastAsia="zh-CN"/>
        </w:rPr>
        <w:t>considered</w:t>
      </w:r>
      <w:r w:rsidR="008D4AD4" w:rsidRPr="00643F96">
        <w:rPr>
          <w:rFonts w:eastAsia="DengXian" w:cs="Times New Roman"/>
          <w:lang w:eastAsia="zh-CN"/>
        </w:rPr>
        <w:t xml:space="preserve"> in this study.</w:t>
      </w:r>
      <w:bookmarkEnd w:id="8"/>
      <w:r w:rsidRPr="00643F96">
        <w:rPr>
          <w:rFonts w:eastAsia="DengXian" w:cs="Times New Roman"/>
          <w:lang w:eastAsia="zh-CN"/>
        </w:rPr>
        <w:t xml:space="preserve"> </w:t>
      </w:r>
    </w:p>
    <w:p w14:paraId="4A171312" w14:textId="77777777" w:rsidR="00FD3A7B" w:rsidRPr="00404908" w:rsidRDefault="00F60438" w:rsidP="00FD3A7B">
      <w:pPr>
        <w:keepNext/>
        <w:spacing w:line="480" w:lineRule="auto"/>
        <w:jc w:val="center"/>
        <w:rPr>
          <w:rFonts w:ascii="Times New Roman" w:hAnsi="Times New Roman" w:cs="Times New Roman"/>
        </w:rPr>
      </w:pPr>
      <w:r w:rsidRPr="00643F96">
        <w:rPr>
          <w:rFonts w:ascii="Times New Roman" w:eastAsia="DengXian" w:hAnsi="Times New Roman" w:cs="Times New Roman"/>
          <w:noProof/>
          <w:lang w:eastAsia="zh-CN"/>
        </w:rPr>
        <w:drawing>
          <wp:inline distT="0" distB="0" distL="0" distR="0" wp14:anchorId="3CDE3655" wp14:editId="50A5F08F">
            <wp:extent cx="5109740" cy="4154948"/>
            <wp:effectExtent l="0" t="0" r="0" b="0"/>
            <wp:docPr id="131817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9469"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09740" cy="4154948"/>
                    </a:xfrm>
                    <a:prstGeom prst="rect">
                      <a:avLst/>
                    </a:prstGeom>
                    <a:noFill/>
                    <a:ln>
                      <a:noFill/>
                    </a:ln>
                  </pic:spPr>
                </pic:pic>
              </a:graphicData>
            </a:graphic>
          </wp:inline>
        </w:drawing>
      </w:r>
    </w:p>
    <w:p w14:paraId="6F6A9930" w14:textId="0E0C4BA7" w:rsidR="00F60438" w:rsidRPr="00404908" w:rsidRDefault="00FD3A7B" w:rsidP="00404908">
      <w:pPr>
        <w:pStyle w:val="Caption"/>
        <w:rPr>
          <w:rFonts w:ascii="Times New Roman" w:eastAsia="DengXian" w:hAnsi="Times New Roman" w:cs="Times New Roman"/>
          <w:lang w:eastAsia="zh-CN"/>
        </w:rPr>
      </w:pPr>
      <w:bookmarkStart w:id="9" w:name="_Toc238135563"/>
      <w:r w:rsidRPr="00404908">
        <w:rPr>
          <w:rFonts w:ascii="Times New Roman" w:hAnsi="Times New Roman" w:cs="Times New Roman"/>
          <w:b/>
          <w:bCs/>
          <w:sz w:val="24"/>
          <w:szCs w:val="24"/>
        </w:rPr>
        <w:t>Figure S</w:t>
      </w:r>
      <w:r w:rsidRPr="00404908">
        <w:rPr>
          <w:rFonts w:ascii="Times New Roman" w:hAnsi="Times New Roman" w:cs="Times New Roman"/>
          <w:b/>
          <w:bCs/>
          <w:sz w:val="24"/>
          <w:szCs w:val="24"/>
        </w:rPr>
        <w:fldChar w:fldCharType="begin"/>
      </w:r>
      <w:r w:rsidRPr="00404908">
        <w:rPr>
          <w:rFonts w:ascii="Times New Roman" w:hAnsi="Times New Roman" w:cs="Times New Roman"/>
          <w:b/>
          <w:bCs/>
          <w:sz w:val="24"/>
          <w:szCs w:val="24"/>
        </w:rPr>
        <w:instrText xml:space="preserve"> SEQ Figure_S \* ARABIC </w:instrText>
      </w:r>
      <w:r w:rsidRPr="00404908">
        <w:rPr>
          <w:rFonts w:ascii="Times New Roman" w:hAnsi="Times New Roman" w:cs="Times New Roman"/>
          <w:b/>
          <w:bCs/>
          <w:sz w:val="24"/>
          <w:szCs w:val="24"/>
        </w:rPr>
        <w:fldChar w:fldCharType="separate"/>
      </w:r>
      <w:r w:rsidR="00380C8C">
        <w:rPr>
          <w:rFonts w:ascii="Times New Roman" w:hAnsi="Times New Roman" w:cs="Times New Roman"/>
          <w:b/>
          <w:bCs/>
          <w:noProof/>
          <w:sz w:val="24"/>
          <w:szCs w:val="24"/>
        </w:rPr>
        <w:t>3</w:t>
      </w:r>
      <w:r w:rsidRPr="00404908">
        <w:rPr>
          <w:rFonts w:ascii="Times New Roman" w:hAnsi="Times New Roman" w:cs="Times New Roman"/>
          <w:b/>
          <w:bCs/>
          <w:sz w:val="24"/>
          <w:szCs w:val="24"/>
        </w:rPr>
        <w:fldChar w:fldCharType="end"/>
      </w:r>
      <w:r w:rsidRPr="00404908">
        <w:rPr>
          <w:rFonts w:ascii="Times New Roman" w:hAnsi="Times New Roman" w:cs="Times New Roman"/>
          <w:b/>
          <w:bCs/>
          <w:sz w:val="24"/>
          <w:szCs w:val="24"/>
          <w:lang w:eastAsia="zh-CN"/>
        </w:rPr>
        <w:t>.</w:t>
      </w:r>
      <w:r w:rsidRPr="00404908">
        <w:rPr>
          <w:rFonts w:ascii="Times New Roman" w:hAnsi="Times New Roman" w:cs="Times New Roman"/>
          <w:sz w:val="24"/>
          <w:szCs w:val="24"/>
          <w:lang w:eastAsia="zh-CN"/>
        </w:rPr>
        <w:t xml:space="preserve"> Complete list of the </w:t>
      </w:r>
      <w:r w:rsidR="00111AA5" w:rsidRPr="00404908">
        <w:rPr>
          <w:rFonts w:ascii="Times New Roman" w:hAnsi="Times New Roman" w:cs="Times New Roman"/>
          <w:sz w:val="24"/>
          <w:szCs w:val="24"/>
          <w:lang w:eastAsia="zh-CN"/>
        </w:rPr>
        <w:t>7</w:t>
      </w:r>
      <w:r w:rsidR="00111AA5">
        <w:rPr>
          <w:rFonts w:ascii="Times New Roman" w:hAnsi="Times New Roman" w:cs="Times New Roman" w:hint="eastAsia"/>
          <w:sz w:val="24"/>
          <w:szCs w:val="24"/>
          <w:lang w:eastAsia="zh-CN"/>
        </w:rPr>
        <w:t>7</w:t>
      </w:r>
      <w:r w:rsidR="00111AA5" w:rsidRPr="00404908">
        <w:rPr>
          <w:rFonts w:ascii="Times New Roman" w:hAnsi="Times New Roman" w:cs="Times New Roman"/>
          <w:sz w:val="24"/>
          <w:szCs w:val="24"/>
          <w:lang w:eastAsia="zh-CN"/>
        </w:rPr>
        <w:t xml:space="preserve"> </w:t>
      </w:r>
      <w:r w:rsidRPr="00404908">
        <w:rPr>
          <w:rFonts w:ascii="Times New Roman" w:hAnsi="Times New Roman" w:cs="Times New Roman"/>
          <w:sz w:val="24"/>
          <w:szCs w:val="24"/>
          <w:lang w:eastAsia="zh-CN"/>
        </w:rPr>
        <w:t xml:space="preserve">features considered in this study. Features shown in black are the </w:t>
      </w:r>
      <w:r w:rsidR="00542E5B" w:rsidRPr="00404908">
        <w:rPr>
          <w:rFonts w:ascii="Times New Roman" w:hAnsi="Times New Roman" w:cs="Times New Roman"/>
          <w:sz w:val="24"/>
          <w:szCs w:val="24"/>
          <w:lang w:eastAsia="zh-CN"/>
        </w:rPr>
        <w:t>4</w:t>
      </w:r>
      <w:r w:rsidR="00542E5B">
        <w:rPr>
          <w:rFonts w:ascii="Times New Roman" w:hAnsi="Times New Roman" w:cs="Times New Roman" w:hint="eastAsia"/>
          <w:sz w:val="24"/>
          <w:szCs w:val="24"/>
          <w:lang w:eastAsia="zh-CN"/>
        </w:rPr>
        <w:t>1</w:t>
      </w:r>
      <w:r w:rsidR="00542E5B" w:rsidRPr="00404908">
        <w:rPr>
          <w:rFonts w:ascii="Times New Roman" w:hAnsi="Times New Roman" w:cs="Times New Roman"/>
          <w:sz w:val="24"/>
          <w:szCs w:val="24"/>
          <w:lang w:eastAsia="zh-CN"/>
        </w:rPr>
        <w:t xml:space="preserve"> </w:t>
      </w:r>
      <w:r w:rsidRPr="00404908">
        <w:rPr>
          <w:rFonts w:ascii="Times New Roman" w:hAnsi="Times New Roman" w:cs="Times New Roman"/>
          <w:sz w:val="24"/>
          <w:szCs w:val="24"/>
          <w:lang w:eastAsia="zh-CN"/>
        </w:rPr>
        <w:t xml:space="preserve">retained after correlation-based feature pruning and used to train the </w:t>
      </w:r>
      <w:r w:rsidR="008A7A79">
        <w:rPr>
          <w:rFonts w:ascii="Times New Roman" w:hAnsi="Times New Roman" w:cs="Times New Roman"/>
          <w:sz w:val="24"/>
          <w:szCs w:val="24"/>
          <w:lang w:eastAsia="zh-CN"/>
        </w:rPr>
        <w:t>ML</w:t>
      </w:r>
      <w:r w:rsidRPr="00404908">
        <w:rPr>
          <w:rFonts w:ascii="Times New Roman" w:hAnsi="Times New Roman" w:cs="Times New Roman"/>
          <w:sz w:val="24"/>
          <w:szCs w:val="24"/>
          <w:lang w:eastAsia="zh-CN"/>
        </w:rPr>
        <w:t xml:space="preserve"> models. Features shown in gray are the 36 excluded because of their high correlations with retained features.</w:t>
      </w:r>
      <w:bookmarkEnd w:id="9"/>
    </w:p>
    <w:p w14:paraId="3511568D" w14:textId="62344012" w:rsidR="00C67E36" w:rsidRPr="00BF2B97" w:rsidRDefault="000A61B4" w:rsidP="00404908">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A total of </w:t>
      </w:r>
      <w:r w:rsidR="00542E5B" w:rsidRPr="00BF2B97">
        <w:rPr>
          <w:rFonts w:ascii="Times New Roman" w:eastAsia="DengXian" w:hAnsi="Times New Roman" w:cs="Times New Roman"/>
          <w:lang w:eastAsia="zh-CN"/>
        </w:rPr>
        <w:t>7</w:t>
      </w:r>
      <w:r w:rsidR="00542E5B">
        <w:rPr>
          <w:rFonts w:ascii="Times New Roman" w:eastAsia="DengXian" w:hAnsi="Times New Roman" w:cs="Times New Roman" w:hint="eastAsia"/>
          <w:lang w:eastAsia="zh-CN"/>
        </w:rPr>
        <w:t>7</w:t>
      </w:r>
      <w:r w:rsidR="00542E5B"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xml:space="preserve">features were considered in this study. Among them, </w:t>
      </w:r>
      <w:r w:rsidR="008A7A79">
        <w:rPr>
          <w:rFonts w:ascii="Times New Roman" w:eastAsia="DengXian" w:hAnsi="Times New Roman" w:cs="Times New Roman"/>
          <w:lang w:eastAsia="zh-CN"/>
        </w:rPr>
        <w:t>T</w:t>
      </w:r>
      <w:r w:rsidR="008A7A79" w:rsidRPr="00404908">
        <w:rPr>
          <w:rFonts w:ascii="Times New Roman" w:eastAsia="DengXian" w:hAnsi="Times New Roman" w:cs="Times New Roman"/>
          <w:lang w:eastAsia="zh-CN"/>
        </w:rPr>
        <w:t>emperature</w:t>
      </w:r>
      <w:r w:rsidRPr="00BF2B97">
        <w:rPr>
          <w:rFonts w:ascii="Times New Roman" w:eastAsia="DengXian" w:hAnsi="Times New Roman" w:cs="Times New Roman"/>
          <w:lang w:eastAsia="zh-CN"/>
        </w:rPr>
        <w:t xml:space="preserve">, </w:t>
      </w:r>
      <w:r w:rsidRPr="00404908">
        <w:rPr>
          <w:rFonts w:ascii="Times New Roman" w:eastAsia="DengXian" w:hAnsi="Times New Roman" w:cs="Times New Roman"/>
          <w:lang w:eastAsia="zh-CN"/>
        </w:rPr>
        <w:t>Concentration_mg_mL</w:t>
      </w:r>
      <w:r w:rsidRPr="00BF2B97">
        <w:rPr>
          <w:rFonts w:ascii="Times New Roman" w:eastAsia="DengXian" w:hAnsi="Times New Roman" w:cs="Times New Roman"/>
          <w:lang w:eastAsia="zh-CN"/>
        </w:rPr>
        <w:t xml:space="preserve">, </w:t>
      </w:r>
      <w:r w:rsidRPr="00404908">
        <w:rPr>
          <w:rFonts w:ascii="Times New Roman" w:eastAsia="DengXian" w:hAnsi="Times New Roman" w:cs="Times New Roman"/>
          <w:lang w:eastAsia="zh-CN"/>
        </w:rPr>
        <w:t>Mw_Mn</w:t>
      </w:r>
      <w:r w:rsidRPr="00BF2B97">
        <w:rPr>
          <w:rFonts w:ascii="Times New Roman" w:eastAsia="DengXian" w:hAnsi="Times New Roman" w:cs="Times New Roman"/>
          <w:lang w:eastAsia="zh-CN"/>
        </w:rPr>
        <w:t xml:space="preserve">, </w:t>
      </w:r>
      <w:r w:rsidRPr="00404908">
        <w:rPr>
          <w:rFonts w:ascii="Times New Roman" w:eastAsia="DengXian" w:hAnsi="Times New Roman" w:cs="Times New Roman"/>
          <w:lang w:eastAsia="zh-CN"/>
        </w:rPr>
        <w:t>Mw_Mw</w:t>
      </w:r>
      <w:r w:rsidRPr="00BF2B97">
        <w:rPr>
          <w:rFonts w:ascii="Times New Roman" w:eastAsia="DengXian" w:hAnsi="Times New Roman" w:cs="Times New Roman"/>
          <w:lang w:eastAsia="zh-CN"/>
        </w:rPr>
        <w:t xml:space="preserve">, and </w:t>
      </w:r>
      <w:r w:rsidRPr="00404908">
        <w:rPr>
          <w:rFonts w:ascii="Times New Roman" w:eastAsia="DengXian" w:hAnsi="Times New Roman" w:cs="Times New Roman"/>
          <w:lang w:eastAsia="zh-CN"/>
        </w:rPr>
        <w:t>PDI</w:t>
      </w:r>
      <w:r w:rsidRPr="00BF2B97">
        <w:rPr>
          <w:rFonts w:ascii="Times New Roman" w:eastAsia="DengXian" w:hAnsi="Times New Roman" w:cs="Times New Roman"/>
          <w:lang w:eastAsia="zh-CN"/>
        </w:rPr>
        <w:t xml:space="preserve"> were obtained directly from experimental measurements. </w:t>
      </w:r>
      <w:r w:rsidRPr="00404908">
        <w:rPr>
          <w:rFonts w:ascii="Times New Roman" w:eastAsia="DengXian" w:hAnsi="Times New Roman" w:cs="Times New Roman"/>
          <w:lang w:eastAsia="zh-CN"/>
        </w:rPr>
        <w:t>MolWt_monomer</w:t>
      </w:r>
      <w:r w:rsidRPr="00BF2B97">
        <w:rPr>
          <w:rFonts w:ascii="Times New Roman" w:eastAsia="DengXian" w:hAnsi="Times New Roman" w:cs="Times New Roman"/>
          <w:lang w:eastAsia="zh-CN"/>
        </w:rPr>
        <w:t xml:space="preserve"> was calculated from the monomer structure, whereas one-hot-encoded family features were generated from the assigned polymer families. Backbone (BB) and side-chain (SC) structural descriptors were manually derived from the polymer structures, following the definitions described in </w:t>
      </w:r>
      <w:r w:rsidR="00542E5B">
        <w:rPr>
          <w:rFonts w:ascii="Times New Roman" w:eastAsia="DengXian" w:hAnsi="Times New Roman" w:cs="Times New Roman" w:hint="eastAsia"/>
          <w:lang w:eastAsia="zh-CN"/>
        </w:rPr>
        <w:t xml:space="preserve">the </w:t>
      </w:r>
      <w:r w:rsidRPr="00BF2B97">
        <w:rPr>
          <w:rFonts w:ascii="Times New Roman" w:eastAsia="DengXian" w:hAnsi="Times New Roman" w:cs="Times New Roman"/>
          <w:lang w:eastAsia="zh-CN"/>
        </w:rPr>
        <w:t>previous work</w:t>
      </w:r>
      <w:r w:rsidR="00CD7926">
        <w:rPr>
          <w:rFonts w:ascii="Times New Roman" w:eastAsia="DengXian" w:hAnsi="Times New Roman" w:cs="Times New Roman" w:hint="eastAsia"/>
          <w:lang w:eastAsia="zh-CN"/>
        </w:rPr>
        <w:t>.</w:t>
      </w:r>
      <w:sdt>
        <w:sdtPr>
          <w:rPr>
            <w:rFonts w:ascii="Times New Roman" w:eastAsia="DengXian" w:hAnsi="Times New Roman" w:cs="Times New Roman"/>
            <w:color w:val="000000"/>
            <w:vertAlign w:val="superscript"/>
            <w:lang w:eastAsia="zh-CN"/>
          </w:rPr>
          <w:tag w:val="MENDELEY_CITATION_v3_eyJjaXRhdGlvbklEIjoiTUVOREVMRVlfQ0lUQVRJT05fYmFiZmFhN2EtMTgxMi00NzgzLThlYjgtMzVkOGE0Njc0NTIwIiwicHJvcGVydGllcyI6eyJub3RlSW5kZXgiOjB9LCJpc0VkaXRlZCI6ZmFsc2UsIm1hbnVhbE92ZXJyaWRlIjp7ImlzTWFudWFsbHlPdmVycmlkZGVuIjpmYWxzZSwiY2l0ZXByb2NUZXh0IjoiPHN1cD4z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Y29udGFpbmVyLXRpdGxlLXNob3J0IjoiSi4gQW0uIENoZW0uIFNvYy4iLCJET0kiOiIxMC4xMDIxL2phY3MuNWMwNzk5NSIsIklTU04iOiIwMDAyLTc4NjMiLCJVUkwiOiJodHRwczovL3B1YnMuYWNzLm9yZy9kb2kvMTAuMTAyMS9qYWNzLjVjMDc5OTUiLCJpc3N1ZWQiOnsiZGF0ZS1wYXJ0cyI6W1syMDI1LDksMTddXX0sInBhZ2UiOiIzMzUzMC0zMzU0NCIsImlzc3VlIjoiMzciLCJ2b2x1bWUiOiIxNDcifSwiaXNUZW1wb3JhcnkiOmZhbHNlfV19"/>
          <w:id w:val="1838571264"/>
          <w:placeholder>
            <w:docPart w:val="DefaultPlaceholder_-1854013440"/>
          </w:placeholder>
        </w:sdtPr>
        <w:sdtEndPr/>
        <w:sdtContent>
          <w:r w:rsidR="00DA5325" w:rsidRPr="00BF2B97">
            <w:rPr>
              <w:rFonts w:ascii="Times New Roman" w:eastAsia="DengXian" w:hAnsi="Times New Roman" w:cs="Times New Roman"/>
              <w:color w:val="000000"/>
              <w:vertAlign w:val="superscript"/>
              <w:lang w:eastAsia="zh-CN"/>
            </w:rPr>
            <w:t>3</w:t>
          </w:r>
        </w:sdtContent>
      </w:sdt>
      <w:r w:rsidRPr="00BF2B97">
        <w:rPr>
          <w:rFonts w:ascii="Times New Roman" w:eastAsia="DengXian" w:hAnsi="Times New Roman" w:cs="Times New Roman"/>
          <w:lang w:eastAsia="zh-CN"/>
        </w:rPr>
        <w:t xml:space="preserve"> Additional molecular-structure descriptors, shape descriptors, and partition coefficients were calculated using RDKit. FASTSOLV solubility descriptors were predicted using the FASTSOLV model</w:t>
      </w:r>
      <w:r w:rsidR="00CD7926">
        <w:rPr>
          <w:rFonts w:ascii="Times New Roman" w:eastAsia="DengXian" w:hAnsi="Times New Roman" w:cs="Times New Roman" w:hint="eastAsia"/>
          <w:lang w:eastAsia="zh-CN"/>
        </w:rPr>
        <w:t>,</w:t>
      </w:r>
      <w:sdt>
        <w:sdtPr>
          <w:rPr>
            <w:rFonts w:ascii="Times New Roman" w:eastAsia="DengXian" w:hAnsi="Times New Roman" w:cs="Times New Roman"/>
            <w:color w:val="000000"/>
            <w:vertAlign w:val="superscript"/>
            <w:lang w:eastAsia="zh-CN"/>
          </w:rPr>
          <w:tag w:val="MENDELEY_CITATION_v3_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"/>
          <w:id w:val="-1614277091"/>
          <w:placeholder>
            <w:docPart w:val="DefaultPlaceholder_-1854013440"/>
          </w:placeholder>
        </w:sdtPr>
        <w:sdtEndPr/>
        <w:sdtContent>
          <w:r w:rsidR="00DA5325" w:rsidRPr="00BF2B97">
            <w:rPr>
              <w:rFonts w:ascii="Times New Roman" w:eastAsia="DengXian" w:hAnsi="Times New Roman" w:cs="Times New Roman"/>
              <w:color w:val="000000"/>
              <w:vertAlign w:val="superscript"/>
              <w:lang w:eastAsia="zh-CN"/>
            </w:rPr>
            <w:t>4</w:t>
          </w:r>
        </w:sdtContent>
      </w:sdt>
      <w:r w:rsidRPr="00BF2B97">
        <w:rPr>
          <w:rFonts w:ascii="Times New Roman" w:eastAsia="DengXian" w:hAnsi="Times New Roman" w:cs="Times New Roman"/>
          <w:lang w:eastAsia="zh-CN"/>
        </w:rPr>
        <w:t xml:space="preserve"> and COSMO-RS solvation free energies were calculated using ORCA 6.0</w:t>
      </w:r>
      <w:r w:rsidR="00CD7926">
        <w:rPr>
          <w:rFonts w:ascii="Times New Roman" w:eastAsia="DengXian" w:hAnsi="Times New Roman" w:cs="Times New Roman" w:hint="eastAsia"/>
          <w:lang w:eastAsia="zh-CN"/>
        </w:rPr>
        <w:t>.</w:t>
      </w:r>
      <w:sdt>
        <w:sdtPr>
          <w:rPr>
            <w:rFonts w:ascii="Times New Roman" w:eastAsia="DengXian" w:hAnsi="Times New Roman" w:cs="Times New Roman"/>
            <w:color w:val="000000"/>
            <w:vertAlign w:val="superscript"/>
            <w:lang w:eastAsia="zh-CN"/>
          </w:rPr>
          <w:tag w:val="MENDELEY_CITATION_v3_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"/>
          <w:id w:val="645321565"/>
          <w:placeholder>
            <w:docPart w:val="DefaultPlaceholder_-1854013440"/>
          </w:placeholder>
        </w:sdtPr>
        <w:sdtEndPr/>
        <w:sdtContent>
          <w:r w:rsidR="00DA5325" w:rsidRPr="00BF2B97">
            <w:rPr>
              <w:rFonts w:ascii="Times New Roman" w:eastAsia="DengXian" w:hAnsi="Times New Roman" w:cs="Times New Roman"/>
              <w:color w:val="000000"/>
              <w:vertAlign w:val="superscript"/>
              <w:lang w:eastAsia="zh-CN"/>
            </w:rPr>
            <w:t>5</w:t>
          </w:r>
        </w:sdtContent>
      </w:sdt>
      <w:r w:rsidRPr="00BF2B97">
        <w:rPr>
          <w:rFonts w:ascii="Times New Roman" w:eastAsia="DengXian" w:hAnsi="Times New Roman" w:cs="Times New Roman"/>
          <w:lang w:eastAsia="zh-CN"/>
        </w:rPr>
        <w:t xml:space="preserve"> Additional details of the feature-generation workflow are provided in an example Jupyter notebook included in the Supporting Information.</w:t>
      </w:r>
      <w:r w:rsidR="00C67E36" w:rsidRPr="00BF2B97">
        <w:rPr>
          <w:rFonts w:ascii="Times New Roman" w:eastAsia="DengXian" w:hAnsi="Times New Roman" w:cs="Times New Roman"/>
          <w:lang w:eastAsia="zh-CN"/>
        </w:rPr>
        <w:br w:type="page"/>
      </w:r>
    </w:p>
    <w:p w14:paraId="735AF868" w14:textId="6A0AD2EB" w:rsidR="004B0390" w:rsidRPr="004B0390" w:rsidRDefault="00C67E36" w:rsidP="001958CA">
      <w:pPr>
        <w:pStyle w:val="Heading1"/>
        <w:rPr>
          <w:rFonts w:eastAsia="DengXian" w:cs="Times New Roman"/>
          <w:lang w:eastAsia="zh-CN"/>
        </w:rPr>
      </w:pPr>
      <w:bookmarkStart w:id="10" w:name="_Toc238129019"/>
      <w:r w:rsidRPr="00643F96">
        <w:rPr>
          <w:rFonts w:eastAsia="DengXian" w:cs="Times New Roman"/>
          <w:lang w:eastAsia="zh-CN"/>
        </w:rPr>
        <w:lastRenderedPageBreak/>
        <w:t xml:space="preserve">Section </w:t>
      </w:r>
      <w:r w:rsidR="00473F47" w:rsidRPr="00BF2B97">
        <w:rPr>
          <w:rFonts w:eastAsia="DengXian" w:cs="Times New Roman"/>
          <w:lang w:eastAsia="zh-CN"/>
        </w:rPr>
        <w:t>S3</w:t>
      </w:r>
      <w:r w:rsidRPr="00643F96">
        <w:rPr>
          <w:rFonts w:eastAsia="DengXian" w:cs="Times New Roman"/>
          <w:lang w:eastAsia="zh-CN"/>
        </w:rPr>
        <w:t xml:space="preserve">. </w:t>
      </w:r>
      <w:r w:rsidR="00035756" w:rsidRPr="00643F96">
        <w:rPr>
          <w:rFonts w:eastAsia="DengXian" w:cs="Times New Roman"/>
          <w:lang w:eastAsia="zh-CN"/>
        </w:rPr>
        <w:t>Selection of</w:t>
      </w:r>
      <w:r w:rsidR="00301C3A" w:rsidRPr="00643F96">
        <w:rPr>
          <w:rFonts w:eastAsia="DengXian" w:cs="Times New Roman"/>
          <w:lang w:eastAsia="zh-CN"/>
        </w:rPr>
        <w:t xml:space="preserve"> </w:t>
      </w:r>
      <w:r w:rsidR="00301C3A" w:rsidRPr="00BF2B97">
        <w:rPr>
          <w:rFonts w:eastAsia="DengXian" w:cs="Times New Roman"/>
          <w:lang w:eastAsia="zh-CN"/>
        </w:rPr>
        <w:t>machine</w:t>
      </w:r>
      <w:r w:rsidR="00301C3A" w:rsidRPr="00643F96">
        <w:rPr>
          <w:rFonts w:eastAsia="DengXian" w:cs="Times New Roman"/>
          <w:lang w:eastAsia="zh-CN"/>
        </w:rPr>
        <w:t>-learning framework.</w:t>
      </w:r>
      <w:bookmarkEnd w:id="10"/>
    </w:p>
    <w:p w14:paraId="6D7CD3DA" w14:textId="562F00B3" w:rsidR="004B0390" w:rsidRPr="00BF2B97" w:rsidRDefault="004B0390" w:rsidP="004B0390">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To identify a suitable machine-learning framework for the present task, we compared random forest (RF), support vector machine (SVM), and a fully connected neural network (NN) using the initial </w:t>
      </w:r>
      <w:r w:rsidR="00FE1FAF">
        <w:rPr>
          <w:rFonts w:ascii="Times New Roman" w:eastAsia="DengXian" w:hAnsi="Times New Roman" w:cs="Times New Roman"/>
          <w:lang w:eastAsia="zh-CN"/>
        </w:rPr>
        <w:t xml:space="preserve">processed </w:t>
      </w:r>
      <w:r w:rsidRPr="00BF2B97">
        <w:rPr>
          <w:rFonts w:ascii="Times New Roman" w:eastAsia="DengXian" w:hAnsi="Times New Roman" w:cs="Times New Roman"/>
          <w:lang w:eastAsia="zh-CN"/>
        </w:rPr>
        <w:t>ML dataset. For the classification task, systems with (</w:t>
      </w:r>
      <m:oMath>
        <m:d>
          <m:dPr>
            <m:begChr m:val="|"/>
            <m:endChr m:val="|"/>
            <m:ctrlPr>
              <w:rPr>
                <w:rFonts w:ascii="Cambria Math" w:eastAsia="DengXian" w:hAnsi="Cambria Math" w:cs="Times New Roman"/>
              </w:rPr>
            </m:ctrlPr>
          </m:dPr>
          <m:e>
            <m:r>
              <w:rPr>
                <w:rFonts w:ascii="Cambria Math" w:eastAsia="DengXian" w:hAnsi="Cambria Math" w:cs="Times New Roman"/>
              </w:rPr>
              <m:t>g</m:t>
            </m:r>
          </m:e>
        </m:d>
        <m:r>
          <w:rPr>
            <w:rFonts w:ascii="Cambria Math" w:eastAsia="DengXian" w:hAnsi="Cambria Math" w:cs="Times New Roman"/>
          </w:rPr>
          <m:t>≥0.001</m:t>
        </m:r>
      </m:oMath>
      <w:r w:rsidRPr="00BF2B97">
        <w:rPr>
          <w:rFonts w:ascii="Times New Roman" w:eastAsia="DengXian" w:hAnsi="Times New Roman" w:cs="Times New Roman"/>
          <w:lang w:eastAsia="zh-CN"/>
        </w:rPr>
        <w:t>) were labeled as positive cases. For the regression task, only positive cases were included, and (</w:t>
      </w:r>
      <m:oMath>
        <m:func>
          <m:funcPr>
            <m:ctrlPr>
              <w:rPr>
                <w:rFonts w:ascii="Cambria Math" w:eastAsia="DengXian" w:hAnsi="Cambria Math" w:cs="Times New Roman"/>
              </w:rPr>
            </m:ctrlPr>
          </m:funcPr>
          <m:fName>
            <m:sSub>
              <m:sSubPr>
                <m:ctrlPr>
                  <w:rPr>
                    <w:rFonts w:ascii="Cambria Math" w:eastAsia="DengXian" w:hAnsi="Cambria Math" w:cs="Times New Roman"/>
                  </w:rPr>
                </m:ctrlPr>
              </m:sSubPr>
              <m:e>
                <m:r>
                  <m:rPr>
                    <m:sty m:val="p"/>
                  </m:rPr>
                  <w:rPr>
                    <w:rFonts w:ascii="Cambria Math" w:eastAsia="DengXian" w:hAnsi="Cambria Math" w:cs="Times New Roman"/>
                  </w:rPr>
                  <m:t>log</m:t>
                </m:r>
              </m:e>
              <m:sub>
                <m:r>
                  <w:rPr>
                    <w:rFonts w:ascii="Cambria Math" w:eastAsia="DengXian" w:hAnsi="Cambria Math" w:cs="Times New Roman"/>
                  </w:rPr>
                  <m:t>10</m:t>
                </m:r>
              </m:sub>
            </m:sSub>
          </m:fName>
          <m:e>
            <m:d>
              <m:dPr>
                <m:begChr m:val="|"/>
                <m:endChr m:val="|"/>
                <m:ctrlPr>
                  <w:rPr>
                    <w:rFonts w:ascii="Cambria Math" w:eastAsia="DengXian" w:hAnsi="Cambria Math" w:cs="Times New Roman"/>
                  </w:rPr>
                </m:ctrlPr>
              </m:dPr>
              <m:e>
                <m:r>
                  <w:rPr>
                    <w:rFonts w:ascii="Cambria Math" w:eastAsia="DengXian" w:hAnsi="Cambria Math" w:cs="Times New Roman"/>
                  </w:rPr>
                  <m:t>g</m:t>
                </m:r>
              </m:e>
            </m:d>
          </m:e>
        </m:func>
      </m:oMath>
      <w:r w:rsidRPr="00BF2B97">
        <w:rPr>
          <w:rFonts w:ascii="Times New Roman" w:eastAsia="DengXian" w:hAnsi="Times New Roman" w:cs="Times New Roman"/>
          <w:lang w:eastAsia="zh-CN"/>
        </w:rPr>
        <w:t>) was used as the prediction target.</w:t>
      </w:r>
    </w:p>
    <w:p w14:paraId="68D8364C" w14:textId="3116A5A3" w:rsidR="004B0390" w:rsidRPr="00BF2B97" w:rsidRDefault="004B0390" w:rsidP="004B0390">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The hyperparameters of each framework were optimized using Optuna</w:t>
      </w:r>
      <w:sdt>
        <w:sdtPr>
          <w:rPr>
            <w:rFonts w:ascii="Times New Roman" w:eastAsia="DengXian" w:hAnsi="Times New Roman" w:cs="Times New Roman"/>
            <w:color w:val="000000"/>
            <w:vertAlign w:val="superscript"/>
            <w:lang w:eastAsia="zh-CN"/>
          </w:rPr>
          <w:tag w:val="MENDELEY_CITATION_v3_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"/>
          <w:id w:val="1506942942"/>
          <w:placeholder>
            <w:docPart w:val="25518475AE7E4303A0FCAB667852B3B3"/>
          </w:placeholder>
        </w:sdtPr>
        <w:sdtEndPr/>
        <w:sdtContent>
          <w:r w:rsidRPr="00BF2B97">
            <w:rPr>
              <w:rFonts w:ascii="Times New Roman" w:eastAsia="DengXian" w:hAnsi="Times New Roman" w:cs="Times New Roman"/>
              <w:color w:val="000000"/>
              <w:vertAlign w:val="superscript"/>
              <w:lang w:eastAsia="zh-CN"/>
            </w:rPr>
            <w:t>6</w:t>
          </w:r>
        </w:sdtContent>
      </w:sdt>
      <w:r w:rsidRPr="00BF2B97">
        <w:rPr>
          <w:rFonts w:ascii="Times New Roman" w:eastAsia="DengXian" w:hAnsi="Times New Roman" w:cs="Times New Roman"/>
          <w:lang w:eastAsia="zh-CN"/>
        </w:rPr>
        <w:t xml:space="preserve"> over 80 trials. During cross-validation, all measurements associated with the same polymer–solvent pair were assigned to the same fold. This grouping prevented information leakage between measurements of the same polymer–solvent pair collected at different concentrations or temperatures. Five-fold grouped cross-validation was used during hyperparameter optimization. </w:t>
      </w:r>
      <w:r w:rsidR="00784108" w:rsidRPr="00784108">
        <w:rPr>
          <w:rFonts w:ascii="Times New Roman" w:eastAsia="DengXian" w:hAnsi="Times New Roman" w:cs="Times New Roman"/>
          <w:lang w:eastAsia="zh-CN"/>
        </w:rPr>
        <w:t>Average precision (AP) was selected as the primary classification metric because it summarizes precision–recall performance across thresholds and is well suited to imbalanced datasets.</w:t>
      </w:r>
      <w:r w:rsidRPr="00BF2B97">
        <w:rPr>
          <w:rFonts w:ascii="Times New Roman" w:eastAsia="DengXian" w:hAnsi="Times New Roman" w:cs="Times New Roman"/>
          <w:lang w:eastAsia="zh-CN"/>
        </w:rPr>
        <w:t xml:space="preserve"> Root-mean-square error (RMSE) was used as the primary regression metric.</w:t>
      </w:r>
    </w:p>
    <w:p w14:paraId="2989F387" w14:textId="4CDD3A60" w:rsidR="004B0390" w:rsidRPr="00BF2B97" w:rsidRDefault="004B0390" w:rsidP="004B0390">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After hyperparameter optimization, the best-performing configuration of each framework was evaluated using 20 repeats of grouped five-fold out-of-fold (OOF) cross-validation. Different random group assignments were used for each repeat, while measurements from the same polymer–solvent pair remained within a single fold. Model performance is reported as the mean and standard deviation across the 20 repeats in </w:t>
      </w:r>
      <w:r w:rsidRPr="00BF2B97">
        <w:rPr>
          <w:rFonts w:ascii="Times New Roman" w:eastAsia="DengXian" w:hAnsi="Times New Roman" w:cs="Times New Roman"/>
          <w:b/>
          <w:bCs/>
          <w:lang w:eastAsia="zh-CN"/>
        </w:rPr>
        <w:t>Table S2</w:t>
      </w:r>
      <w:r w:rsidRPr="00BF2B97">
        <w:rPr>
          <w:rFonts w:ascii="Times New Roman" w:eastAsia="DengXian" w:hAnsi="Times New Roman" w:cs="Times New Roman"/>
          <w:lang w:eastAsia="zh-CN"/>
        </w:rPr>
        <w:t xml:space="preserve"> and </w:t>
      </w:r>
      <w:r w:rsidRPr="00BF2B97">
        <w:rPr>
          <w:rFonts w:ascii="Times New Roman" w:eastAsia="DengXian" w:hAnsi="Times New Roman" w:cs="Times New Roman"/>
          <w:b/>
          <w:bCs/>
          <w:lang w:eastAsia="zh-CN"/>
        </w:rPr>
        <w:t>Table S3</w:t>
      </w:r>
      <w:r w:rsidRPr="00BF2B97">
        <w:rPr>
          <w:rFonts w:ascii="Times New Roman" w:eastAsia="DengXian" w:hAnsi="Times New Roman" w:cs="Times New Roman"/>
          <w:lang w:eastAsia="zh-CN"/>
        </w:rPr>
        <w:t>.</w:t>
      </w:r>
    </w:p>
    <w:p w14:paraId="3F680B7C" w14:textId="77777777" w:rsidR="004B0390" w:rsidRPr="004B0390" w:rsidRDefault="004B0390" w:rsidP="001958CA">
      <w:pPr>
        <w:jc w:val="both"/>
        <w:rPr>
          <w:rFonts w:eastAsia="DengXian"/>
          <w:lang w:eastAsia="zh-CN"/>
        </w:rPr>
      </w:pPr>
    </w:p>
    <w:p w14:paraId="7BED2A70" w14:textId="64CE1B3B" w:rsidR="00E5159F" w:rsidRPr="00BF2B97" w:rsidRDefault="00E5159F" w:rsidP="00E5159F">
      <w:pPr>
        <w:pStyle w:val="Caption"/>
        <w:keepNext/>
        <w:jc w:val="center"/>
        <w:rPr>
          <w:rFonts w:ascii="Times New Roman" w:hAnsi="Times New Roman" w:cs="Times New Roman"/>
          <w:sz w:val="28"/>
          <w:szCs w:val="28"/>
          <w:lang w:eastAsia="zh-CN"/>
        </w:rPr>
      </w:pPr>
      <w:bookmarkStart w:id="11" w:name="_Toc238135575"/>
      <w:r w:rsidRPr="00BF2B97">
        <w:rPr>
          <w:rFonts w:ascii="Times New Roman" w:hAnsi="Times New Roman" w:cs="Times New Roman"/>
          <w:b/>
          <w:bCs/>
          <w:sz w:val="28"/>
          <w:szCs w:val="28"/>
        </w:rPr>
        <w:t xml:space="preserve">Table </w:t>
      </w:r>
      <w:r w:rsidR="00A943C6" w:rsidRPr="00BF2B97">
        <w:rPr>
          <w:rFonts w:ascii="Times New Roman" w:hAnsi="Times New Roman" w:cs="Times New Roman"/>
          <w:b/>
          <w:bCs/>
          <w:sz w:val="28"/>
          <w:szCs w:val="28"/>
        </w:rPr>
        <w:t>S</w:t>
      </w:r>
      <w:r w:rsidRPr="00BF2B97">
        <w:rPr>
          <w:rFonts w:ascii="Times New Roman" w:hAnsi="Times New Roman" w:cs="Times New Roman"/>
          <w:b/>
          <w:bCs/>
          <w:sz w:val="28"/>
          <w:szCs w:val="28"/>
        </w:rPr>
        <w:fldChar w:fldCharType="begin"/>
      </w:r>
      <w:r w:rsidRPr="00BF2B97">
        <w:rPr>
          <w:rFonts w:ascii="Times New Roman" w:hAnsi="Times New Roman" w:cs="Times New Roman"/>
          <w:b/>
          <w:bCs/>
          <w:sz w:val="28"/>
          <w:szCs w:val="28"/>
        </w:rPr>
        <w:instrText xml:space="preserve"> SEQ Table \* ARABIC </w:instrText>
      </w:r>
      <w:r w:rsidRPr="00BF2B97">
        <w:rPr>
          <w:rFonts w:ascii="Times New Roman" w:hAnsi="Times New Roman" w:cs="Times New Roman"/>
          <w:b/>
          <w:bCs/>
          <w:sz w:val="28"/>
          <w:szCs w:val="28"/>
        </w:rPr>
        <w:fldChar w:fldCharType="separate"/>
      </w:r>
      <w:r w:rsidR="00380C8C">
        <w:rPr>
          <w:rFonts w:ascii="Times New Roman" w:hAnsi="Times New Roman" w:cs="Times New Roman"/>
          <w:b/>
          <w:bCs/>
          <w:noProof/>
          <w:sz w:val="28"/>
          <w:szCs w:val="28"/>
        </w:rPr>
        <w:t>2</w:t>
      </w:r>
      <w:r w:rsidRPr="00BF2B97">
        <w:rPr>
          <w:rFonts w:ascii="Times New Roman" w:hAnsi="Times New Roman" w:cs="Times New Roman"/>
          <w:b/>
          <w:bCs/>
          <w:sz w:val="28"/>
          <w:szCs w:val="28"/>
        </w:rPr>
        <w:fldChar w:fldCharType="end"/>
      </w:r>
      <w:r w:rsidRPr="00BF2B97">
        <w:rPr>
          <w:rFonts w:ascii="Times New Roman" w:hAnsi="Times New Roman" w:cs="Times New Roman"/>
          <w:b/>
          <w:bCs/>
          <w:sz w:val="28"/>
          <w:szCs w:val="28"/>
          <w:lang w:eastAsia="zh-CN"/>
        </w:rPr>
        <w:t>.</w:t>
      </w:r>
      <w:r w:rsidRPr="00BF2B97">
        <w:rPr>
          <w:rFonts w:ascii="Times New Roman" w:hAnsi="Times New Roman" w:cs="Times New Roman"/>
          <w:sz w:val="28"/>
          <w:szCs w:val="28"/>
          <w:lang w:eastAsia="zh-CN"/>
        </w:rPr>
        <w:t xml:space="preserve"> </w:t>
      </w:r>
      <w:r w:rsidR="00582452" w:rsidRPr="00BF2B97">
        <w:rPr>
          <w:rFonts w:ascii="Times New Roman" w:hAnsi="Times New Roman" w:cs="Times New Roman"/>
          <w:sz w:val="28"/>
          <w:szCs w:val="28"/>
          <w:lang w:eastAsia="zh-CN"/>
        </w:rPr>
        <w:t xml:space="preserve">Comparison </w:t>
      </w:r>
      <w:r w:rsidR="008B0342" w:rsidRPr="00BF2B97">
        <w:rPr>
          <w:rFonts w:ascii="Times New Roman" w:hAnsi="Times New Roman" w:cs="Times New Roman"/>
          <w:sz w:val="28"/>
          <w:szCs w:val="28"/>
          <w:lang w:eastAsia="zh-CN"/>
        </w:rPr>
        <w:t>between ML frameworks on the classification task.</w:t>
      </w:r>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1842"/>
        <w:gridCol w:w="1979"/>
      </w:tblGrid>
      <w:tr w:rsidR="00CE347E" w:rsidRPr="00BF2B97" w14:paraId="2A7873B6" w14:textId="77777777" w:rsidTr="00CE347E">
        <w:tc>
          <w:tcPr>
            <w:tcW w:w="3828" w:type="dxa"/>
            <w:tcBorders>
              <w:top w:val="single" w:sz="4" w:space="0" w:color="auto"/>
              <w:bottom w:val="single" w:sz="4" w:space="0" w:color="auto"/>
            </w:tcBorders>
          </w:tcPr>
          <w:p w14:paraId="77BA6F1A" w14:textId="77777777" w:rsidR="00CE347E" w:rsidRPr="00BF2B97" w:rsidRDefault="00CE347E" w:rsidP="000A61B4">
            <w:pPr>
              <w:rPr>
                <w:rFonts w:ascii="Times New Roman" w:eastAsia="DengXian" w:hAnsi="Times New Roman" w:cs="Times New Roman"/>
                <w:lang w:eastAsia="zh-CN"/>
              </w:rPr>
            </w:pPr>
          </w:p>
        </w:tc>
        <w:tc>
          <w:tcPr>
            <w:tcW w:w="1701" w:type="dxa"/>
            <w:tcBorders>
              <w:top w:val="single" w:sz="4" w:space="0" w:color="auto"/>
              <w:bottom w:val="single" w:sz="4" w:space="0" w:color="auto"/>
            </w:tcBorders>
          </w:tcPr>
          <w:p w14:paraId="4645302E" w14:textId="6FC7EC0C" w:rsidR="00CE347E" w:rsidRPr="00BF2B97" w:rsidRDefault="00CE347E" w:rsidP="000A61B4">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OOF AP</w:t>
            </w:r>
          </w:p>
        </w:tc>
        <w:tc>
          <w:tcPr>
            <w:tcW w:w="1842" w:type="dxa"/>
            <w:tcBorders>
              <w:top w:val="single" w:sz="4" w:space="0" w:color="auto"/>
              <w:bottom w:val="single" w:sz="4" w:space="0" w:color="auto"/>
            </w:tcBorders>
          </w:tcPr>
          <w:p w14:paraId="675638BD" w14:textId="6575E5BA" w:rsidR="00CE347E" w:rsidRPr="00BF2B97" w:rsidRDefault="00CE347E" w:rsidP="000A61B4">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OOF Precision@0.5</w:t>
            </w:r>
          </w:p>
        </w:tc>
        <w:tc>
          <w:tcPr>
            <w:tcW w:w="1979" w:type="dxa"/>
            <w:tcBorders>
              <w:top w:val="single" w:sz="4" w:space="0" w:color="auto"/>
              <w:bottom w:val="single" w:sz="4" w:space="0" w:color="auto"/>
            </w:tcBorders>
          </w:tcPr>
          <w:p w14:paraId="71CB974E" w14:textId="0F5C0575" w:rsidR="00CE347E" w:rsidRPr="00BF2B97" w:rsidRDefault="00CE347E" w:rsidP="000A61B4">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Baseline Positive Rate</w:t>
            </w:r>
          </w:p>
        </w:tc>
      </w:tr>
      <w:tr w:rsidR="00CE347E" w:rsidRPr="00BF2B97" w14:paraId="202A5AF0" w14:textId="77777777" w:rsidTr="00CE347E">
        <w:tc>
          <w:tcPr>
            <w:tcW w:w="3828" w:type="dxa"/>
            <w:tcBorders>
              <w:top w:val="single" w:sz="4" w:space="0" w:color="auto"/>
            </w:tcBorders>
          </w:tcPr>
          <w:p w14:paraId="6700D445" w14:textId="7BF147B5" w:rsidR="00CE347E" w:rsidRPr="00BF2B97" w:rsidRDefault="00CE347E"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Random Forest (RF)</w:t>
            </w:r>
          </w:p>
        </w:tc>
        <w:tc>
          <w:tcPr>
            <w:tcW w:w="1701" w:type="dxa"/>
            <w:tcBorders>
              <w:top w:val="single" w:sz="4" w:space="0" w:color="auto"/>
            </w:tcBorders>
          </w:tcPr>
          <w:p w14:paraId="25DC5AE5" w14:textId="74E0B879"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ED12FE" w:rsidRPr="00BF2B97">
              <w:rPr>
                <w:rFonts w:ascii="Times New Roman" w:eastAsia="DengXian" w:hAnsi="Times New Roman" w:cs="Times New Roman"/>
                <w:lang w:eastAsia="zh-CN"/>
              </w:rPr>
              <w:t>7</w:t>
            </w:r>
            <w:r w:rsidR="00ED12FE">
              <w:rPr>
                <w:rFonts w:ascii="Times New Roman" w:eastAsia="DengXian" w:hAnsi="Times New Roman" w:cs="Times New Roman" w:hint="eastAsia"/>
                <w:lang w:eastAsia="zh-CN"/>
              </w:rPr>
              <w:t>81</w:t>
            </w:r>
            <w:r w:rsidR="00ED12FE"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ED12FE" w:rsidRPr="00BF2B97">
              <w:rPr>
                <w:rFonts w:ascii="Times New Roman" w:eastAsia="DengXian" w:hAnsi="Times New Roman" w:cs="Times New Roman"/>
                <w:lang w:eastAsia="zh-CN"/>
              </w:rPr>
              <w:t>01</w:t>
            </w:r>
            <w:r w:rsidR="00ED12FE">
              <w:rPr>
                <w:rFonts w:ascii="Times New Roman" w:eastAsia="DengXian" w:hAnsi="Times New Roman" w:cs="Times New Roman" w:hint="eastAsia"/>
                <w:lang w:eastAsia="zh-CN"/>
              </w:rPr>
              <w:t>9</w:t>
            </w:r>
          </w:p>
        </w:tc>
        <w:tc>
          <w:tcPr>
            <w:tcW w:w="1842" w:type="dxa"/>
            <w:tcBorders>
              <w:top w:val="single" w:sz="4" w:space="0" w:color="auto"/>
            </w:tcBorders>
          </w:tcPr>
          <w:p w14:paraId="1197D863" w14:textId="08B6C8A5"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FF312E" w:rsidRPr="00BF2B97">
              <w:rPr>
                <w:rFonts w:ascii="Times New Roman" w:eastAsia="DengXian" w:hAnsi="Times New Roman" w:cs="Times New Roman"/>
                <w:lang w:eastAsia="zh-CN"/>
              </w:rPr>
              <w:t>7</w:t>
            </w:r>
            <w:r w:rsidR="00FF312E">
              <w:rPr>
                <w:rFonts w:ascii="Times New Roman" w:eastAsia="DengXian" w:hAnsi="Times New Roman" w:cs="Times New Roman" w:hint="eastAsia"/>
                <w:lang w:eastAsia="zh-CN"/>
              </w:rPr>
              <w:t>38</w:t>
            </w:r>
            <w:r w:rsidR="00FF312E"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952597" w:rsidRPr="00BF2B97">
              <w:rPr>
                <w:rFonts w:ascii="Times New Roman" w:eastAsia="DengXian" w:hAnsi="Times New Roman" w:cs="Times New Roman"/>
                <w:lang w:eastAsia="zh-CN"/>
              </w:rPr>
              <w:t>0</w:t>
            </w:r>
            <w:r w:rsidR="00952597">
              <w:rPr>
                <w:rFonts w:ascii="Times New Roman" w:eastAsia="DengXian" w:hAnsi="Times New Roman" w:cs="Times New Roman" w:hint="eastAsia"/>
                <w:lang w:eastAsia="zh-CN"/>
              </w:rPr>
              <w:t>19</w:t>
            </w:r>
          </w:p>
        </w:tc>
        <w:tc>
          <w:tcPr>
            <w:tcW w:w="1979" w:type="dxa"/>
            <w:vMerge w:val="restart"/>
            <w:tcBorders>
              <w:top w:val="single" w:sz="4" w:space="0" w:color="auto"/>
            </w:tcBorders>
            <w:vAlign w:val="center"/>
          </w:tcPr>
          <w:p w14:paraId="0955159A" w14:textId="1B966789" w:rsidR="00CE347E" w:rsidRPr="00BF2B97" w:rsidRDefault="00CE347E" w:rsidP="00CE347E">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0.3</w:t>
            </w:r>
            <w:r w:rsidR="00676F0D" w:rsidRPr="00BF2B97">
              <w:rPr>
                <w:rFonts w:ascii="Times New Roman" w:eastAsia="DengXian" w:hAnsi="Times New Roman" w:cs="Times New Roman"/>
                <w:lang w:eastAsia="zh-CN"/>
              </w:rPr>
              <w:t>60</w:t>
            </w:r>
          </w:p>
        </w:tc>
      </w:tr>
      <w:tr w:rsidR="00CE347E" w:rsidRPr="00BF2B97" w14:paraId="2ED444AC" w14:textId="77777777" w:rsidTr="00CE347E">
        <w:tc>
          <w:tcPr>
            <w:tcW w:w="3828" w:type="dxa"/>
          </w:tcPr>
          <w:p w14:paraId="69FBE801" w14:textId="6772159C" w:rsidR="00CE347E" w:rsidRPr="00BF2B97" w:rsidRDefault="00CE347E"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Supporting Vector Machine (SVM)</w:t>
            </w:r>
          </w:p>
        </w:tc>
        <w:tc>
          <w:tcPr>
            <w:tcW w:w="1701" w:type="dxa"/>
          </w:tcPr>
          <w:p w14:paraId="000054DF" w14:textId="080B702A"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E772E" w:rsidRPr="00BF2B97">
              <w:rPr>
                <w:rFonts w:ascii="Times New Roman" w:eastAsia="DengXian" w:hAnsi="Times New Roman" w:cs="Times New Roman"/>
                <w:lang w:eastAsia="zh-CN"/>
              </w:rPr>
              <w:t>7</w:t>
            </w:r>
            <w:r w:rsidR="008E772E">
              <w:rPr>
                <w:rFonts w:ascii="Times New Roman" w:eastAsia="DengXian" w:hAnsi="Times New Roman" w:cs="Times New Roman" w:hint="eastAsia"/>
                <w:lang w:eastAsia="zh-CN"/>
              </w:rPr>
              <w:t>51</w:t>
            </w:r>
            <w:r w:rsidR="008E772E"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8E772E" w:rsidRPr="00BF2B97">
              <w:rPr>
                <w:rFonts w:ascii="Times New Roman" w:eastAsia="DengXian" w:hAnsi="Times New Roman" w:cs="Times New Roman"/>
                <w:lang w:eastAsia="zh-CN"/>
              </w:rPr>
              <w:t>0</w:t>
            </w:r>
            <w:r w:rsidR="008E772E">
              <w:rPr>
                <w:rFonts w:ascii="Times New Roman" w:eastAsia="DengXian" w:hAnsi="Times New Roman" w:cs="Times New Roman" w:hint="eastAsia"/>
                <w:lang w:eastAsia="zh-CN"/>
              </w:rPr>
              <w:t>18</w:t>
            </w:r>
          </w:p>
        </w:tc>
        <w:tc>
          <w:tcPr>
            <w:tcW w:w="1842" w:type="dxa"/>
          </w:tcPr>
          <w:p w14:paraId="27C48EB5" w14:textId="1881D089"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E772E" w:rsidRPr="00BF2B97">
              <w:rPr>
                <w:rFonts w:ascii="Times New Roman" w:eastAsia="DengXian" w:hAnsi="Times New Roman" w:cs="Times New Roman"/>
                <w:lang w:eastAsia="zh-CN"/>
              </w:rPr>
              <w:t>71</w:t>
            </w:r>
            <w:r w:rsidR="008E772E">
              <w:rPr>
                <w:rFonts w:ascii="Times New Roman" w:eastAsia="DengXian" w:hAnsi="Times New Roman" w:cs="Times New Roman" w:hint="eastAsia"/>
                <w:lang w:eastAsia="zh-CN"/>
              </w:rPr>
              <w:t>5</w:t>
            </w:r>
            <w:r w:rsidR="008E772E"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8E772E" w:rsidRPr="00BF2B97">
              <w:rPr>
                <w:rFonts w:ascii="Times New Roman" w:eastAsia="DengXian" w:hAnsi="Times New Roman" w:cs="Times New Roman"/>
                <w:lang w:eastAsia="zh-CN"/>
              </w:rPr>
              <w:t>0</w:t>
            </w:r>
            <w:r w:rsidR="008E772E">
              <w:rPr>
                <w:rFonts w:ascii="Times New Roman" w:eastAsia="DengXian" w:hAnsi="Times New Roman" w:cs="Times New Roman" w:hint="eastAsia"/>
                <w:lang w:eastAsia="zh-CN"/>
              </w:rPr>
              <w:t>23</w:t>
            </w:r>
          </w:p>
        </w:tc>
        <w:tc>
          <w:tcPr>
            <w:tcW w:w="1979" w:type="dxa"/>
            <w:vMerge/>
          </w:tcPr>
          <w:p w14:paraId="3AA3893A" w14:textId="77777777" w:rsidR="00CE347E" w:rsidRPr="00BF2B97" w:rsidRDefault="00CE347E" w:rsidP="000A61B4">
            <w:pPr>
              <w:rPr>
                <w:rFonts w:ascii="Times New Roman" w:eastAsia="DengXian" w:hAnsi="Times New Roman" w:cs="Times New Roman"/>
                <w:lang w:eastAsia="zh-CN"/>
              </w:rPr>
            </w:pPr>
          </w:p>
        </w:tc>
      </w:tr>
      <w:tr w:rsidR="00CE347E" w:rsidRPr="00BF2B97" w14:paraId="300BD7D2" w14:textId="77777777" w:rsidTr="00CE347E">
        <w:tc>
          <w:tcPr>
            <w:tcW w:w="3828" w:type="dxa"/>
            <w:tcBorders>
              <w:bottom w:val="single" w:sz="4" w:space="0" w:color="auto"/>
            </w:tcBorders>
          </w:tcPr>
          <w:p w14:paraId="205B42B8" w14:textId="73BD914E" w:rsidR="00CE347E" w:rsidRPr="00BF2B97" w:rsidRDefault="00CE347E"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Neural Network (NN)</w:t>
            </w:r>
          </w:p>
        </w:tc>
        <w:tc>
          <w:tcPr>
            <w:tcW w:w="1701" w:type="dxa"/>
            <w:tcBorders>
              <w:bottom w:val="single" w:sz="4" w:space="0" w:color="auto"/>
            </w:tcBorders>
          </w:tcPr>
          <w:p w14:paraId="681B4437" w14:textId="2C975CD5"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709DB" w:rsidRPr="00BF2B97">
              <w:rPr>
                <w:rFonts w:ascii="Times New Roman" w:eastAsia="DengXian" w:hAnsi="Times New Roman" w:cs="Times New Roman"/>
                <w:lang w:eastAsia="zh-CN"/>
              </w:rPr>
              <w:t>78</w:t>
            </w:r>
            <w:r w:rsidR="00A709DB">
              <w:rPr>
                <w:rFonts w:ascii="Times New Roman" w:eastAsia="DengXian" w:hAnsi="Times New Roman" w:cs="Times New Roman" w:hint="eastAsia"/>
                <w:lang w:eastAsia="zh-CN"/>
              </w:rPr>
              <w:t>1</w:t>
            </w:r>
            <w:r w:rsidR="00A709DB"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A709DB" w:rsidRPr="00BF2B97">
              <w:rPr>
                <w:rFonts w:ascii="Times New Roman" w:eastAsia="DengXian" w:hAnsi="Times New Roman" w:cs="Times New Roman"/>
                <w:lang w:eastAsia="zh-CN"/>
              </w:rPr>
              <w:t>02</w:t>
            </w:r>
            <w:r w:rsidR="00A709DB">
              <w:rPr>
                <w:rFonts w:ascii="Times New Roman" w:eastAsia="DengXian" w:hAnsi="Times New Roman" w:cs="Times New Roman" w:hint="eastAsia"/>
                <w:lang w:eastAsia="zh-CN"/>
              </w:rPr>
              <w:t>7</w:t>
            </w:r>
          </w:p>
        </w:tc>
        <w:tc>
          <w:tcPr>
            <w:tcW w:w="1842" w:type="dxa"/>
            <w:tcBorders>
              <w:bottom w:val="single" w:sz="4" w:space="0" w:color="auto"/>
            </w:tcBorders>
          </w:tcPr>
          <w:p w14:paraId="7914D4BC" w14:textId="025D656C" w:rsidR="00CE347E" w:rsidRPr="00BF2B97" w:rsidRDefault="00E5159F" w:rsidP="000A61B4">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709DB">
              <w:rPr>
                <w:rFonts w:ascii="Times New Roman" w:eastAsia="DengXian" w:hAnsi="Times New Roman" w:cs="Times New Roman" w:hint="eastAsia"/>
                <w:lang w:eastAsia="zh-CN"/>
              </w:rPr>
              <w:t>702</w:t>
            </w:r>
            <w:r w:rsidR="00A709DB"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A709DB" w:rsidRPr="00BF2B97">
              <w:rPr>
                <w:rFonts w:ascii="Times New Roman" w:eastAsia="DengXian" w:hAnsi="Times New Roman" w:cs="Times New Roman"/>
                <w:lang w:eastAsia="zh-CN"/>
              </w:rPr>
              <w:t>0</w:t>
            </w:r>
            <w:r w:rsidR="00A709DB">
              <w:rPr>
                <w:rFonts w:ascii="Times New Roman" w:eastAsia="DengXian" w:hAnsi="Times New Roman" w:cs="Times New Roman" w:hint="eastAsia"/>
                <w:lang w:eastAsia="zh-CN"/>
              </w:rPr>
              <w:t>32</w:t>
            </w:r>
          </w:p>
        </w:tc>
        <w:tc>
          <w:tcPr>
            <w:tcW w:w="1979" w:type="dxa"/>
            <w:vMerge/>
            <w:tcBorders>
              <w:bottom w:val="single" w:sz="4" w:space="0" w:color="auto"/>
            </w:tcBorders>
          </w:tcPr>
          <w:p w14:paraId="2F321993" w14:textId="77777777" w:rsidR="00CE347E" w:rsidRPr="00BF2B97" w:rsidRDefault="00CE347E" w:rsidP="000A61B4">
            <w:pPr>
              <w:rPr>
                <w:rFonts w:ascii="Times New Roman" w:eastAsia="DengXian" w:hAnsi="Times New Roman" w:cs="Times New Roman"/>
                <w:lang w:eastAsia="zh-CN"/>
              </w:rPr>
            </w:pPr>
          </w:p>
        </w:tc>
      </w:tr>
    </w:tbl>
    <w:p w14:paraId="09D81C92" w14:textId="77777777" w:rsidR="00E5159F" w:rsidRPr="00BF2B97" w:rsidRDefault="00E5159F" w:rsidP="000A61B4">
      <w:pPr>
        <w:rPr>
          <w:rFonts w:ascii="Times New Roman" w:eastAsia="DengXian" w:hAnsi="Times New Roman" w:cs="Times New Roman"/>
          <w:lang w:eastAsia="zh-CN"/>
        </w:rPr>
      </w:pPr>
    </w:p>
    <w:p w14:paraId="08CC3C67" w14:textId="5C5D1D98" w:rsidR="008B0342" w:rsidRPr="00BF2B97" w:rsidRDefault="008B0342" w:rsidP="008B0342">
      <w:pPr>
        <w:pStyle w:val="Caption"/>
        <w:keepNext/>
        <w:jc w:val="center"/>
        <w:rPr>
          <w:rFonts w:ascii="Times New Roman" w:hAnsi="Times New Roman" w:cs="Times New Roman"/>
          <w:sz w:val="28"/>
          <w:szCs w:val="28"/>
          <w:lang w:eastAsia="zh-CN"/>
        </w:rPr>
      </w:pPr>
      <w:bookmarkStart w:id="12" w:name="_Toc238135576"/>
      <w:r w:rsidRPr="00BF2B97">
        <w:rPr>
          <w:rFonts w:ascii="Times New Roman" w:hAnsi="Times New Roman" w:cs="Times New Roman"/>
          <w:b/>
          <w:bCs/>
          <w:sz w:val="28"/>
          <w:szCs w:val="28"/>
        </w:rPr>
        <w:t xml:space="preserve">Table </w:t>
      </w:r>
      <w:r w:rsidR="00A943C6" w:rsidRPr="00BF2B97">
        <w:rPr>
          <w:rFonts w:ascii="Times New Roman" w:hAnsi="Times New Roman" w:cs="Times New Roman"/>
          <w:b/>
          <w:bCs/>
          <w:sz w:val="28"/>
          <w:szCs w:val="28"/>
        </w:rPr>
        <w:t>S</w:t>
      </w:r>
      <w:r w:rsidRPr="00BF2B97">
        <w:rPr>
          <w:rFonts w:ascii="Times New Roman" w:hAnsi="Times New Roman" w:cs="Times New Roman"/>
          <w:b/>
          <w:bCs/>
          <w:sz w:val="28"/>
          <w:szCs w:val="28"/>
        </w:rPr>
        <w:fldChar w:fldCharType="begin"/>
      </w:r>
      <w:r w:rsidRPr="00BF2B97">
        <w:rPr>
          <w:rFonts w:ascii="Times New Roman" w:hAnsi="Times New Roman" w:cs="Times New Roman"/>
          <w:b/>
          <w:bCs/>
          <w:sz w:val="28"/>
          <w:szCs w:val="28"/>
        </w:rPr>
        <w:instrText xml:space="preserve"> SEQ Table \* ARABIC </w:instrText>
      </w:r>
      <w:r w:rsidRPr="00BF2B97">
        <w:rPr>
          <w:rFonts w:ascii="Times New Roman" w:hAnsi="Times New Roman" w:cs="Times New Roman"/>
          <w:b/>
          <w:bCs/>
          <w:sz w:val="28"/>
          <w:szCs w:val="28"/>
        </w:rPr>
        <w:fldChar w:fldCharType="separate"/>
      </w:r>
      <w:r w:rsidR="00380C8C">
        <w:rPr>
          <w:rFonts w:ascii="Times New Roman" w:hAnsi="Times New Roman" w:cs="Times New Roman"/>
          <w:b/>
          <w:bCs/>
          <w:noProof/>
          <w:sz w:val="28"/>
          <w:szCs w:val="28"/>
        </w:rPr>
        <w:t>3</w:t>
      </w:r>
      <w:r w:rsidRPr="00BF2B97">
        <w:rPr>
          <w:rFonts w:ascii="Times New Roman" w:hAnsi="Times New Roman" w:cs="Times New Roman"/>
          <w:b/>
          <w:bCs/>
          <w:sz w:val="28"/>
          <w:szCs w:val="28"/>
        </w:rPr>
        <w:fldChar w:fldCharType="end"/>
      </w:r>
      <w:r w:rsidRPr="00BF2B97">
        <w:rPr>
          <w:rFonts w:ascii="Times New Roman" w:hAnsi="Times New Roman" w:cs="Times New Roman"/>
          <w:b/>
          <w:bCs/>
          <w:sz w:val="28"/>
          <w:szCs w:val="28"/>
          <w:lang w:eastAsia="zh-CN"/>
        </w:rPr>
        <w:t>.</w:t>
      </w:r>
      <w:r w:rsidRPr="00BF2B97">
        <w:rPr>
          <w:rFonts w:ascii="Times New Roman" w:hAnsi="Times New Roman" w:cs="Times New Roman"/>
          <w:sz w:val="28"/>
          <w:szCs w:val="28"/>
          <w:lang w:eastAsia="zh-CN"/>
        </w:rPr>
        <w:t xml:space="preserve"> Comparison between ML frameworks on the regression task.</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1842"/>
        <w:gridCol w:w="1979"/>
      </w:tblGrid>
      <w:tr w:rsidR="00E5159F" w:rsidRPr="00BF2B97" w14:paraId="16024273" w14:textId="77777777" w:rsidTr="005208A5">
        <w:tc>
          <w:tcPr>
            <w:tcW w:w="3828" w:type="dxa"/>
            <w:tcBorders>
              <w:top w:val="single" w:sz="4" w:space="0" w:color="auto"/>
              <w:bottom w:val="single" w:sz="4" w:space="0" w:color="auto"/>
            </w:tcBorders>
          </w:tcPr>
          <w:p w14:paraId="09ED1BBF" w14:textId="77777777" w:rsidR="00E5159F" w:rsidRPr="00BF2B97" w:rsidRDefault="00E5159F" w:rsidP="005208A5">
            <w:pPr>
              <w:rPr>
                <w:rFonts w:ascii="Times New Roman" w:eastAsia="DengXian" w:hAnsi="Times New Roman" w:cs="Times New Roman"/>
                <w:lang w:eastAsia="zh-CN"/>
              </w:rPr>
            </w:pPr>
          </w:p>
        </w:tc>
        <w:tc>
          <w:tcPr>
            <w:tcW w:w="1701" w:type="dxa"/>
            <w:tcBorders>
              <w:top w:val="single" w:sz="4" w:space="0" w:color="auto"/>
              <w:bottom w:val="single" w:sz="4" w:space="0" w:color="auto"/>
            </w:tcBorders>
          </w:tcPr>
          <w:p w14:paraId="684E35A4" w14:textId="540882ED" w:rsidR="00E5159F" w:rsidRPr="00BF2B97" w:rsidRDefault="00E5159F" w:rsidP="005208A5">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 xml:space="preserve">OOF </w:t>
            </w:r>
            <w:r w:rsidR="00BE016F">
              <w:rPr>
                <w:rFonts w:ascii="Times New Roman" w:eastAsia="DengXian" w:hAnsi="Times New Roman" w:cs="Times New Roman" w:hint="eastAsia"/>
                <w:b/>
                <w:bCs/>
                <w:lang w:eastAsia="zh-CN"/>
              </w:rPr>
              <w:t>RMSE</w:t>
            </w:r>
          </w:p>
        </w:tc>
        <w:tc>
          <w:tcPr>
            <w:tcW w:w="1842" w:type="dxa"/>
            <w:tcBorders>
              <w:top w:val="single" w:sz="4" w:space="0" w:color="auto"/>
              <w:bottom w:val="single" w:sz="4" w:space="0" w:color="auto"/>
            </w:tcBorders>
          </w:tcPr>
          <w:p w14:paraId="1B6CCAD1" w14:textId="5E7C5031" w:rsidR="00E5159F" w:rsidRPr="00BF2B97" w:rsidRDefault="00E5159F" w:rsidP="005208A5">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 xml:space="preserve">OOF </w:t>
            </w:r>
            <w:r w:rsidR="008B0342" w:rsidRPr="00BF2B97">
              <w:rPr>
                <w:rFonts w:ascii="Times New Roman" w:eastAsia="DengXian" w:hAnsi="Times New Roman" w:cs="Times New Roman"/>
                <w:b/>
                <w:bCs/>
                <w:lang w:eastAsia="zh-CN"/>
              </w:rPr>
              <w:t>R</w:t>
            </w:r>
            <w:r w:rsidR="008B0342" w:rsidRPr="00BF2B97">
              <w:rPr>
                <w:rFonts w:ascii="Times New Roman" w:eastAsia="DengXian" w:hAnsi="Times New Roman" w:cs="Times New Roman"/>
                <w:b/>
                <w:bCs/>
                <w:vertAlign w:val="superscript"/>
                <w:lang w:eastAsia="zh-CN"/>
              </w:rPr>
              <w:t>2</w:t>
            </w:r>
          </w:p>
        </w:tc>
        <w:tc>
          <w:tcPr>
            <w:tcW w:w="1979" w:type="dxa"/>
            <w:tcBorders>
              <w:top w:val="single" w:sz="4" w:space="0" w:color="auto"/>
              <w:bottom w:val="single" w:sz="4" w:space="0" w:color="auto"/>
            </w:tcBorders>
          </w:tcPr>
          <w:p w14:paraId="37AD7F87" w14:textId="65939BC2" w:rsidR="00E5159F" w:rsidRPr="00BF2B97" w:rsidRDefault="00E5159F" w:rsidP="005208A5">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 xml:space="preserve">Baseline </w:t>
            </w:r>
            <w:r w:rsidR="008B0342" w:rsidRPr="00BF2B97">
              <w:rPr>
                <w:rFonts w:ascii="Times New Roman" w:eastAsia="DengXian" w:hAnsi="Times New Roman" w:cs="Times New Roman"/>
                <w:b/>
                <w:bCs/>
                <w:lang w:eastAsia="zh-CN"/>
              </w:rPr>
              <w:t xml:space="preserve">Mean Value </w:t>
            </w:r>
            <w:r w:rsidR="00DB626E">
              <w:rPr>
                <w:rFonts w:ascii="Times New Roman" w:eastAsia="DengXian" w:hAnsi="Times New Roman" w:cs="Times New Roman" w:hint="eastAsia"/>
                <w:b/>
                <w:bCs/>
                <w:lang w:eastAsia="zh-CN"/>
              </w:rPr>
              <w:t>RMSE</w:t>
            </w:r>
          </w:p>
        </w:tc>
      </w:tr>
      <w:tr w:rsidR="00E5159F" w:rsidRPr="00BF2B97" w14:paraId="78EF56F8" w14:textId="77777777" w:rsidTr="005208A5">
        <w:tc>
          <w:tcPr>
            <w:tcW w:w="3828" w:type="dxa"/>
            <w:tcBorders>
              <w:top w:val="single" w:sz="4" w:space="0" w:color="auto"/>
            </w:tcBorders>
          </w:tcPr>
          <w:p w14:paraId="6FBBF889" w14:textId="77777777" w:rsidR="00E5159F" w:rsidRPr="00BF2B97" w:rsidRDefault="00E5159F"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Random Forest (RF)</w:t>
            </w:r>
          </w:p>
        </w:tc>
        <w:tc>
          <w:tcPr>
            <w:tcW w:w="1701" w:type="dxa"/>
            <w:tcBorders>
              <w:top w:val="single" w:sz="4" w:space="0" w:color="auto"/>
            </w:tcBorders>
          </w:tcPr>
          <w:p w14:paraId="193A99E8" w14:textId="156C9909"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E016F">
              <w:rPr>
                <w:rFonts w:ascii="Times New Roman" w:eastAsia="DengXian" w:hAnsi="Times New Roman" w:cs="Times New Roman" w:hint="eastAsia"/>
                <w:lang w:eastAsia="zh-CN"/>
              </w:rPr>
              <w:t>568</w:t>
            </w:r>
            <w:r w:rsidR="00BE016F"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01771F" w:rsidRPr="00BF2B97">
              <w:rPr>
                <w:rFonts w:ascii="Times New Roman" w:eastAsia="DengXian" w:hAnsi="Times New Roman" w:cs="Times New Roman"/>
                <w:lang w:eastAsia="zh-CN"/>
              </w:rPr>
              <w:t>00</w:t>
            </w:r>
            <w:r w:rsidR="0001771F">
              <w:rPr>
                <w:rFonts w:ascii="Times New Roman" w:eastAsia="DengXian" w:hAnsi="Times New Roman" w:cs="Times New Roman" w:hint="eastAsia"/>
                <w:lang w:eastAsia="zh-CN"/>
              </w:rPr>
              <w:t>8</w:t>
            </w:r>
          </w:p>
        </w:tc>
        <w:tc>
          <w:tcPr>
            <w:tcW w:w="1842" w:type="dxa"/>
            <w:tcBorders>
              <w:top w:val="single" w:sz="4" w:space="0" w:color="auto"/>
            </w:tcBorders>
          </w:tcPr>
          <w:p w14:paraId="782F0FC0" w14:textId="6DA68C83"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-0.005 ± 0.028</w:t>
            </w:r>
          </w:p>
        </w:tc>
        <w:tc>
          <w:tcPr>
            <w:tcW w:w="1979" w:type="dxa"/>
            <w:vMerge w:val="restart"/>
            <w:tcBorders>
              <w:top w:val="single" w:sz="4" w:space="0" w:color="auto"/>
            </w:tcBorders>
            <w:vAlign w:val="center"/>
          </w:tcPr>
          <w:p w14:paraId="407C3AFA" w14:textId="0237AA24" w:rsidR="00E5159F" w:rsidRPr="00BF2B97" w:rsidRDefault="00E5159F" w:rsidP="005208A5">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828B3">
              <w:rPr>
                <w:rFonts w:ascii="Times New Roman" w:eastAsia="DengXian" w:hAnsi="Times New Roman" w:cs="Times New Roman" w:hint="eastAsia"/>
                <w:lang w:eastAsia="zh-CN"/>
              </w:rPr>
              <w:t>566</w:t>
            </w:r>
          </w:p>
        </w:tc>
      </w:tr>
      <w:tr w:rsidR="00E5159F" w:rsidRPr="00BF2B97" w14:paraId="7F944289" w14:textId="77777777" w:rsidTr="005208A5">
        <w:tc>
          <w:tcPr>
            <w:tcW w:w="3828" w:type="dxa"/>
          </w:tcPr>
          <w:p w14:paraId="10E8533F" w14:textId="77777777" w:rsidR="00E5159F" w:rsidRPr="00BF2B97" w:rsidRDefault="00E5159F"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Supporting Vector Machine (SVM)</w:t>
            </w:r>
          </w:p>
        </w:tc>
        <w:tc>
          <w:tcPr>
            <w:tcW w:w="1701" w:type="dxa"/>
          </w:tcPr>
          <w:p w14:paraId="3BCE41C6" w14:textId="4D3BE298"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01771F">
              <w:rPr>
                <w:rFonts w:ascii="Times New Roman" w:eastAsia="DengXian" w:hAnsi="Times New Roman" w:cs="Times New Roman" w:hint="eastAsia"/>
                <w:lang w:eastAsia="zh-CN"/>
              </w:rPr>
              <w:t>563</w:t>
            </w:r>
            <w:r w:rsidR="00FD4B1A"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FD4B1A" w:rsidRPr="00BF2B97">
              <w:rPr>
                <w:rFonts w:ascii="Times New Roman" w:eastAsia="DengXian" w:hAnsi="Times New Roman" w:cs="Times New Roman"/>
                <w:lang w:eastAsia="zh-CN"/>
              </w:rPr>
              <w:t>01</w:t>
            </w:r>
            <w:r w:rsidR="0001771F">
              <w:rPr>
                <w:rFonts w:ascii="Times New Roman" w:eastAsia="DengXian" w:hAnsi="Times New Roman" w:cs="Times New Roman" w:hint="eastAsia"/>
                <w:lang w:eastAsia="zh-CN"/>
              </w:rPr>
              <w:t>1</w:t>
            </w:r>
          </w:p>
        </w:tc>
        <w:tc>
          <w:tcPr>
            <w:tcW w:w="1842" w:type="dxa"/>
          </w:tcPr>
          <w:p w14:paraId="72BE1102" w14:textId="3B03E642"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FD4B1A" w:rsidRPr="00BF2B97">
              <w:rPr>
                <w:rFonts w:ascii="Times New Roman" w:eastAsia="DengXian" w:hAnsi="Times New Roman" w:cs="Times New Roman"/>
                <w:lang w:eastAsia="zh-CN"/>
              </w:rPr>
              <w:t>01</w:t>
            </w:r>
            <w:r w:rsidR="00FD4B1A">
              <w:rPr>
                <w:rFonts w:ascii="Times New Roman" w:eastAsia="DengXian" w:hAnsi="Times New Roman" w:cs="Times New Roman" w:hint="eastAsia"/>
                <w:lang w:eastAsia="zh-CN"/>
              </w:rPr>
              <w:t>1</w:t>
            </w:r>
            <w:r w:rsidR="00FD4B1A"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w:t>
            </w:r>
            <w:r w:rsidR="00FD4B1A" w:rsidRPr="00BF2B97">
              <w:rPr>
                <w:rFonts w:ascii="Times New Roman" w:eastAsia="DengXian" w:hAnsi="Times New Roman" w:cs="Times New Roman"/>
                <w:lang w:eastAsia="zh-CN"/>
              </w:rPr>
              <w:t>0</w:t>
            </w:r>
            <w:r w:rsidR="00FD4B1A">
              <w:rPr>
                <w:rFonts w:ascii="Times New Roman" w:eastAsia="DengXian" w:hAnsi="Times New Roman" w:cs="Times New Roman" w:hint="eastAsia"/>
                <w:lang w:eastAsia="zh-CN"/>
              </w:rPr>
              <w:t>38</w:t>
            </w:r>
          </w:p>
        </w:tc>
        <w:tc>
          <w:tcPr>
            <w:tcW w:w="1979" w:type="dxa"/>
            <w:vMerge/>
          </w:tcPr>
          <w:p w14:paraId="009F6FE5" w14:textId="77777777" w:rsidR="00E5159F" w:rsidRPr="00BF2B97" w:rsidRDefault="00E5159F" w:rsidP="005208A5">
            <w:pPr>
              <w:rPr>
                <w:rFonts w:ascii="Times New Roman" w:eastAsia="DengXian" w:hAnsi="Times New Roman" w:cs="Times New Roman"/>
                <w:lang w:eastAsia="zh-CN"/>
              </w:rPr>
            </w:pPr>
          </w:p>
        </w:tc>
      </w:tr>
      <w:tr w:rsidR="00E5159F" w:rsidRPr="00BF2B97" w14:paraId="14D5A7D1" w14:textId="77777777" w:rsidTr="005208A5">
        <w:tc>
          <w:tcPr>
            <w:tcW w:w="3828" w:type="dxa"/>
            <w:tcBorders>
              <w:bottom w:val="single" w:sz="4" w:space="0" w:color="auto"/>
            </w:tcBorders>
          </w:tcPr>
          <w:p w14:paraId="75C97143" w14:textId="77777777" w:rsidR="00E5159F" w:rsidRPr="00BF2B97" w:rsidRDefault="00E5159F"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Neural Network (NN)</w:t>
            </w:r>
          </w:p>
        </w:tc>
        <w:tc>
          <w:tcPr>
            <w:tcW w:w="1701" w:type="dxa"/>
            <w:tcBorders>
              <w:bottom w:val="single" w:sz="4" w:space="0" w:color="auto"/>
            </w:tcBorders>
          </w:tcPr>
          <w:p w14:paraId="4C0B0782" w14:textId="20804373"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5C257B">
              <w:rPr>
                <w:rFonts w:ascii="Times New Roman" w:eastAsia="DengXian" w:hAnsi="Times New Roman" w:cs="Times New Roman" w:hint="eastAsia"/>
                <w:lang w:eastAsia="zh-CN"/>
              </w:rPr>
              <w:t>647</w:t>
            </w:r>
            <w:r w:rsidR="005C257B"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0.03</w:t>
            </w:r>
            <w:r w:rsidR="005C257B">
              <w:rPr>
                <w:rFonts w:ascii="Times New Roman" w:eastAsia="DengXian" w:hAnsi="Times New Roman" w:cs="Times New Roman" w:hint="eastAsia"/>
                <w:lang w:eastAsia="zh-CN"/>
              </w:rPr>
              <w:t>8</w:t>
            </w:r>
          </w:p>
        </w:tc>
        <w:tc>
          <w:tcPr>
            <w:tcW w:w="1842" w:type="dxa"/>
            <w:tcBorders>
              <w:bottom w:val="single" w:sz="4" w:space="0" w:color="auto"/>
            </w:tcBorders>
          </w:tcPr>
          <w:p w14:paraId="5E2BDCEB" w14:textId="1B2E6B2F" w:rsidR="00E5159F" w:rsidRPr="00BF2B97" w:rsidRDefault="00457441" w:rsidP="005208A5">
            <w:pPr>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5C257B">
              <w:rPr>
                <w:rFonts w:ascii="Times New Roman" w:eastAsia="DengXian" w:hAnsi="Times New Roman" w:cs="Times New Roman" w:hint="eastAsia"/>
                <w:lang w:eastAsia="zh-CN"/>
              </w:rPr>
              <w:t>309</w:t>
            </w:r>
            <w:r w:rsidRPr="00BF2B97">
              <w:rPr>
                <w:rFonts w:ascii="Times New Roman" w:eastAsia="DengXian" w:hAnsi="Times New Roman" w:cs="Times New Roman"/>
                <w:lang w:eastAsia="zh-CN"/>
              </w:rPr>
              <w:t xml:space="preserve"> ± 0.1</w:t>
            </w:r>
            <w:r w:rsidR="005C257B">
              <w:rPr>
                <w:rFonts w:ascii="Times New Roman" w:eastAsia="DengXian" w:hAnsi="Times New Roman" w:cs="Times New Roman" w:hint="eastAsia"/>
                <w:lang w:eastAsia="zh-CN"/>
              </w:rPr>
              <w:t>55</w:t>
            </w:r>
          </w:p>
        </w:tc>
        <w:tc>
          <w:tcPr>
            <w:tcW w:w="1979" w:type="dxa"/>
            <w:vMerge/>
            <w:tcBorders>
              <w:bottom w:val="single" w:sz="4" w:space="0" w:color="auto"/>
            </w:tcBorders>
          </w:tcPr>
          <w:p w14:paraId="53C70347" w14:textId="77777777" w:rsidR="00E5159F" w:rsidRPr="00BF2B97" w:rsidRDefault="00E5159F" w:rsidP="005208A5">
            <w:pPr>
              <w:rPr>
                <w:rFonts w:ascii="Times New Roman" w:eastAsia="DengXian" w:hAnsi="Times New Roman" w:cs="Times New Roman"/>
                <w:lang w:eastAsia="zh-CN"/>
              </w:rPr>
            </w:pPr>
          </w:p>
        </w:tc>
      </w:tr>
    </w:tbl>
    <w:p w14:paraId="42A68946" w14:textId="77777777" w:rsidR="00E5159F" w:rsidRPr="00BF2B97" w:rsidRDefault="00E5159F" w:rsidP="000A61B4">
      <w:pPr>
        <w:rPr>
          <w:rFonts w:ascii="Times New Roman" w:eastAsia="DengXian" w:hAnsi="Times New Roman" w:cs="Times New Roman"/>
          <w:lang w:eastAsia="zh-CN"/>
        </w:rPr>
      </w:pPr>
    </w:p>
    <w:p w14:paraId="2FF2F2E3" w14:textId="098AE8EE" w:rsidR="00A05117" w:rsidRDefault="00EC18F8" w:rsidP="00404908">
      <w:pPr>
        <w:jc w:val="both"/>
        <w:rPr>
          <w:rFonts w:ascii="Times New Roman" w:eastAsia="DengXian" w:hAnsi="Times New Roman" w:cs="Times New Roman"/>
          <w:lang w:eastAsia="zh-CN"/>
        </w:rPr>
      </w:pPr>
      <w:r w:rsidRPr="00EC18F8">
        <w:rPr>
          <w:rFonts w:ascii="Times New Roman" w:eastAsia="DengXian" w:hAnsi="Times New Roman" w:cs="Times New Roman"/>
          <w:lang w:eastAsia="zh-CN"/>
        </w:rPr>
        <w:t>AP summarizes the precision–recall curve as a weighted average of precision across classification thresholds, with the increase in recall at each threshold serving as the weight:</w:t>
      </w:r>
      <w:r w:rsidRPr="00EC18F8" w:rsidDel="004B0390">
        <w:rPr>
          <w:rFonts w:ascii="Times New Roman" w:eastAsia="DengXian" w:hAnsi="Times New Roman" w:cs="Times New Roman"/>
          <w:lang w:eastAsia="zh-CN"/>
        </w:rPr>
        <w:t xml:space="preserve"> </w:t>
      </w:r>
    </w:p>
    <w:p w14:paraId="350BEB49" w14:textId="38ABC009" w:rsidR="003E1625" w:rsidRPr="00BF2B97" w:rsidRDefault="003E1625" w:rsidP="00404908">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lastRenderedPageBreak/>
        <w:t xml:space="preserve">As shown in </w:t>
      </w:r>
      <w:r w:rsidRPr="00BF2B97">
        <w:rPr>
          <w:rFonts w:ascii="Times New Roman" w:eastAsia="DengXian" w:hAnsi="Times New Roman" w:cs="Times New Roman"/>
          <w:b/>
          <w:lang w:eastAsia="zh-CN"/>
        </w:rPr>
        <w:t xml:space="preserve">Table </w:t>
      </w:r>
      <w:r w:rsidRPr="00BF2B97">
        <w:rPr>
          <w:rFonts w:ascii="Times New Roman" w:eastAsia="DengXian" w:hAnsi="Times New Roman" w:cs="Times New Roman"/>
          <w:b/>
          <w:bCs/>
          <w:lang w:eastAsia="zh-CN"/>
        </w:rPr>
        <w:t>S</w:t>
      </w:r>
      <w:r w:rsidR="00357294" w:rsidRPr="00BF2B97">
        <w:rPr>
          <w:rFonts w:ascii="Times New Roman" w:eastAsia="DengXian" w:hAnsi="Times New Roman" w:cs="Times New Roman"/>
          <w:b/>
          <w:bCs/>
          <w:lang w:eastAsia="zh-CN"/>
        </w:rPr>
        <w:t>2</w:t>
      </w:r>
      <w:r w:rsidRPr="00BF2B97">
        <w:rPr>
          <w:rFonts w:ascii="Times New Roman" w:eastAsia="DengXian" w:hAnsi="Times New Roman" w:cs="Times New Roman"/>
          <w:lang w:eastAsia="zh-CN"/>
        </w:rPr>
        <w:t>, RF exhibited the highest classification performance among the three frameworks and was therefore selected for subsequent classification and interpretation analyses. The final RF classifier used 1,100 trees, a maximum tree depth of 12, a minimum of two samples per leaf, a minimum of two samples required to split an internal node, 50% of the features considered at each split, balanced class weights, and bootstrap sampling.</w:t>
      </w:r>
    </w:p>
    <w:p w14:paraId="5EEAC745" w14:textId="5ED29BC0" w:rsidR="00D4516B" w:rsidRDefault="00A410AB" w:rsidP="00404908">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In contrast, all three regression frameworks showed limited predictive performance for the magnitude of chirality, as indicated by their low or negative grouped OOF </w:t>
      </w:r>
      <w:r w:rsidR="00D30FC2" w:rsidRPr="00D30FC2">
        <w:rPr>
          <w:rFonts w:ascii="Times New Roman" w:eastAsia="DengXian" w:hAnsi="Times New Roman" w:cs="Times New Roman"/>
          <w:lang w:eastAsia="zh-CN"/>
        </w:rPr>
        <w:t>coefficient of determination</w:t>
      </w:r>
      <w:r w:rsidR="00D30FC2">
        <w:rPr>
          <w:rFonts w:ascii="Times New Roman" w:eastAsia="DengXian" w:hAnsi="Times New Roman" w:cs="Times New Roman" w:hint="eastAsia"/>
          <w:lang w:eastAsia="zh-CN"/>
        </w:rPr>
        <w:t xml:space="preserve">, </w:t>
      </w:r>
      <w:r w:rsidRPr="00BF2B97">
        <w:rPr>
          <w:rFonts w:ascii="Times New Roman" w:eastAsia="DengXian" w:hAnsi="Times New Roman" w:cs="Times New Roman"/>
          <w:lang w:eastAsia="zh-CN"/>
        </w:rPr>
        <w:t>R</w:t>
      </w:r>
      <w:r w:rsidRPr="00BF2B97">
        <w:rPr>
          <w:rFonts w:ascii="Times New Roman" w:eastAsia="DengXian" w:hAnsi="Times New Roman" w:cs="Times New Roman"/>
          <w:vertAlign w:val="superscript"/>
          <w:lang w:eastAsia="zh-CN"/>
        </w:rPr>
        <w:t>2</w:t>
      </w:r>
      <w:r w:rsidR="00D30FC2">
        <w:rPr>
          <w:rFonts w:ascii="Times New Roman" w:eastAsia="DengXian" w:hAnsi="Times New Roman" w:cs="Times New Roman" w:hint="eastAsia"/>
          <w:lang w:eastAsia="zh-CN"/>
        </w:rPr>
        <w:t xml:space="preserve">, </w:t>
      </w:r>
      <w:r w:rsidRPr="00BF2B97">
        <w:rPr>
          <w:rFonts w:ascii="Times New Roman" w:eastAsia="DengXian" w:hAnsi="Times New Roman" w:cs="Times New Roman"/>
          <w:lang w:eastAsia="zh-CN"/>
        </w:rPr>
        <w:t xml:space="preserve">values in </w:t>
      </w:r>
      <w:r w:rsidRPr="00BF2B97">
        <w:rPr>
          <w:rFonts w:ascii="Times New Roman" w:eastAsia="DengXian" w:hAnsi="Times New Roman" w:cs="Times New Roman"/>
          <w:b/>
          <w:bCs/>
          <w:lang w:eastAsia="zh-CN"/>
        </w:rPr>
        <w:t>Table S</w:t>
      </w:r>
      <w:r w:rsidR="00357294" w:rsidRPr="00BF2B97">
        <w:rPr>
          <w:rFonts w:ascii="Times New Roman" w:eastAsia="DengXian" w:hAnsi="Times New Roman" w:cs="Times New Roman"/>
          <w:b/>
          <w:bCs/>
          <w:lang w:eastAsia="zh-CN"/>
        </w:rPr>
        <w:t>3</w:t>
      </w:r>
      <w:r w:rsidRPr="00BF2B97">
        <w:rPr>
          <w:rFonts w:ascii="Times New Roman" w:eastAsia="DengXian" w:hAnsi="Times New Roman" w:cs="Times New Roman"/>
          <w:lang w:eastAsia="zh-CN"/>
        </w:rPr>
        <w:t xml:space="preserve">. </w:t>
      </w:r>
    </w:p>
    <w:p w14:paraId="260C421D" w14:textId="4CF02389" w:rsidR="009F653A" w:rsidRPr="00BF2B97" w:rsidRDefault="00A410AB" w:rsidP="00404908">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These results suggest that the current features contain sufficient information to distinguish whether detectable chirality emerges but do not adequately capture the continuous magnitude of (</w:t>
      </w:r>
      <m:oMath>
        <m:d>
          <m:dPr>
            <m:begChr m:val="|"/>
            <m:endChr m:val="|"/>
            <m:ctrlPr>
              <w:rPr>
                <w:rFonts w:ascii="Cambria Math" w:eastAsia="DengXian" w:hAnsi="Cambria Math" w:cs="Times New Roman"/>
              </w:rPr>
            </m:ctrlPr>
          </m:dPr>
          <m:e>
            <m:r>
              <w:rPr>
                <w:rFonts w:ascii="Cambria Math" w:eastAsia="DengXian" w:hAnsi="Cambria Math" w:cs="Times New Roman"/>
              </w:rPr>
              <m:t>g</m:t>
            </m:r>
          </m:e>
        </m:d>
      </m:oMath>
      <w:r w:rsidRPr="00BF2B97">
        <w:rPr>
          <w:rFonts w:ascii="Times New Roman" w:eastAsia="DengXian" w:hAnsi="Times New Roman" w:cs="Times New Roman"/>
          <w:lang w:eastAsia="zh-CN"/>
        </w:rPr>
        <w:t xml:space="preserve">). This limitation may arise from the smaller number of positive training examples, experimental variability in the measured g-factors, and </w:t>
      </w:r>
      <w:r w:rsidR="004F5370">
        <w:rPr>
          <w:rFonts w:ascii="Times New Roman" w:eastAsia="DengXian" w:hAnsi="Times New Roman" w:cs="Times New Roman"/>
          <w:lang w:eastAsia="zh-CN"/>
        </w:rPr>
        <w:t>lack of</w:t>
      </w:r>
      <w:r w:rsidR="009B273E">
        <w:rPr>
          <w:rFonts w:ascii="Times New Roman" w:eastAsia="DengXian" w:hAnsi="Times New Roman" w:cs="Times New Roman" w:hint="eastAsia"/>
          <w:lang w:eastAsia="zh-CN"/>
        </w:rPr>
        <w:t xml:space="preserve"> </w:t>
      </w:r>
      <w:r w:rsidRPr="00BF2B97">
        <w:rPr>
          <w:rFonts w:ascii="Times New Roman" w:eastAsia="DengXian" w:hAnsi="Times New Roman" w:cs="Times New Roman"/>
          <w:lang w:eastAsia="zh-CN"/>
        </w:rPr>
        <w:t>relevant molecular or assembly-level information that is not represented by the current feature set. Consequently, the RF classification model, rather than the regression models, was used as the primary predictive framework in this study.</w:t>
      </w:r>
    </w:p>
    <w:p w14:paraId="339017DC" w14:textId="77777777" w:rsidR="00013E8E" w:rsidRDefault="00013E8E">
      <w:pPr>
        <w:rPr>
          <w:rFonts w:ascii="Times New Roman" w:eastAsia="DengXian" w:hAnsi="Times New Roman" w:cs="Times New Roman"/>
          <w:lang w:eastAsia="zh-CN"/>
        </w:rPr>
      </w:pPr>
      <w:r>
        <w:rPr>
          <w:rFonts w:ascii="Times New Roman" w:eastAsia="DengXian" w:hAnsi="Times New Roman" w:cs="Times New Roman"/>
          <w:lang w:eastAsia="zh-CN"/>
        </w:rPr>
        <w:br w:type="page"/>
      </w:r>
    </w:p>
    <w:p w14:paraId="5642C8CB" w14:textId="77777777" w:rsidR="001F2016" w:rsidRDefault="00013E8E" w:rsidP="001F2016">
      <w:pPr>
        <w:keepNext/>
      </w:pPr>
      <w:r>
        <w:rPr>
          <w:noProof/>
        </w:rPr>
        <w:lastRenderedPageBreak/>
        <w:drawing>
          <wp:inline distT="0" distB="0" distL="0" distR="0" wp14:anchorId="62D0749E" wp14:editId="6DDEB05C">
            <wp:extent cx="5943600" cy="4173855"/>
            <wp:effectExtent l="0" t="0" r="0" b="0"/>
            <wp:docPr id="66035208" name="Picture 6" descr="The diagram presents a bar chart depicting the SHAP (SHapely Additive Explanations) importance values for various chemical descriptors, including molecular weight, hydrophobicity, and structural features, across 20 seeds, showing their mean SHAP values and importance rank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208" name="Picture 6" descr="The diagram presents a bar chart depicting the SHAP (SHapely Additive Explanations) importance values for various chemical descriptors, including molecular weight, hydrophobicity, and structural features, across 20 seeds, showing their mean SHAP values and importance ranking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73855"/>
                    </a:xfrm>
                    <a:prstGeom prst="rect">
                      <a:avLst/>
                    </a:prstGeom>
                    <a:noFill/>
                    <a:ln>
                      <a:noFill/>
                    </a:ln>
                  </pic:spPr>
                </pic:pic>
              </a:graphicData>
            </a:graphic>
          </wp:inline>
        </w:drawing>
      </w:r>
    </w:p>
    <w:p w14:paraId="09CE5DC6" w14:textId="0CB726BC" w:rsidR="009F653A" w:rsidRPr="001F2016" w:rsidRDefault="001F2016" w:rsidP="001F2016">
      <w:pPr>
        <w:pStyle w:val="Caption"/>
        <w:rPr>
          <w:rFonts w:ascii="Times New Roman" w:eastAsia="DengXian" w:hAnsi="Times New Roman" w:cs="Times New Roman"/>
          <w:b/>
          <w:sz w:val="24"/>
          <w:szCs w:val="24"/>
          <w:lang w:eastAsia="zh-CN"/>
        </w:rPr>
      </w:pPr>
      <w:r w:rsidRPr="001F2016">
        <w:rPr>
          <w:rFonts w:ascii="Times New Roman" w:hAnsi="Times New Roman" w:cs="Times New Roman"/>
          <w:b/>
          <w:bCs/>
          <w:sz w:val="24"/>
          <w:szCs w:val="24"/>
        </w:rPr>
        <w:t>Figure S</w:t>
      </w:r>
      <w:r w:rsidRPr="001F2016">
        <w:rPr>
          <w:rFonts w:ascii="Times New Roman" w:hAnsi="Times New Roman" w:cs="Times New Roman"/>
          <w:b/>
          <w:bCs/>
          <w:sz w:val="24"/>
          <w:szCs w:val="24"/>
        </w:rPr>
        <w:fldChar w:fldCharType="begin"/>
      </w:r>
      <w:r w:rsidRPr="001F2016">
        <w:rPr>
          <w:rFonts w:ascii="Times New Roman" w:hAnsi="Times New Roman" w:cs="Times New Roman"/>
          <w:b/>
          <w:bCs/>
          <w:sz w:val="24"/>
          <w:szCs w:val="24"/>
        </w:rPr>
        <w:instrText xml:space="preserve"> SEQ Figure_S \* ARABIC </w:instrText>
      </w:r>
      <w:r w:rsidRPr="001F2016">
        <w:rPr>
          <w:rFonts w:ascii="Times New Roman" w:hAnsi="Times New Roman" w:cs="Times New Roman"/>
          <w:b/>
          <w:bCs/>
          <w:sz w:val="24"/>
          <w:szCs w:val="24"/>
        </w:rPr>
        <w:fldChar w:fldCharType="separate"/>
      </w:r>
      <w:r w:rsidRPr="001F2016">
        <w:rPr>
          <w:rFonts w:ascii="Times New Roman" w:hAnsi="Times New Roman" w:cs="Times New Roman"/>
          <w:b/>
          <w:bCs/>
          <w:noProof/>
          <w:sz w:val="24"/>
          <w:szCs w:val="24"/>
        </w:rPr>
        <w:t>4</w:t>
      </w:r>
      <w:r w:rsidRPr="001F2016">
        <w:rPr>
          <w:rFonts w:ascii="Times New Roman" w:hAnsi="Times New Roman" w:cs="Times New Roman"/>
          <w:b/>
          <w:bCs/>
          <w:sz w:val="24"/>
          <w:szCs w:val="24"/>
        </w:rPr>
        <w:fldChar w:fldCharType="end"/>
      </w:r>
      <w:r w:rsidRPr="001F2016">
        <w:rPr>
          <w:rFonts w:ascii="Times New Roman" w:hAnsi="Times New Roman" w:cs="Times New Roman"/>
          <w:b/>
          <w:bCs/>
          <w:sz w:val="24"/>
          <w:szCs w:val="24"/>
          <w:lang w:eastAsia="zh-CN"/>
        </w:rPr>
        <w:t>.</w:t>
      </w:r>
      <w:r w:rsidRPr="001F2016">
        <w:rPr>
          <w:rFonts w:ascii="Times New Roman" w:hAnsi="Times New Roman" w:cs="Times New Roman"/>
          <w:sz w:val="24"/>
          <w:szCs w:val="24"/>
          <w:lang w:eastAsia="zh-CN"/>
        </w:rPr>
        <w:t xml:space="preserve"> SHA</w:t>
      </w:r>
      <w:r w:rsidRPr="007902C9">
        <w:rPr>
          <w:rFonts w:ascii="Times New Roman" w:hAnsi="Times New Roman" w:cs="Times New Roman"/>
          <w:sz w:val="24"/>
          <w:szCs w:val="24"/>
          <w:lang w:eastAsia="zh-CN"/>
        </w:rPr>
        <w:t>P importance and importance-rank stability of the top 20 features for the RF classification model trained on the full polymer dataset. The left panel shows the mean absolute SHAP value of each feature averaged over 20 random seeds, with error bars indicating the seed-to-seed standard deviation. The right panel shows the corresponding mean SHAP importance rank, where a lower rank indicates greater importance, with error bars indicating the seed-to-seed standard deviation in rank. Features are colored according to their mean directional correlation with the model output, with red indicating a positive association and blue indicating a negative association.</w:t>
      </w:r>
    </w:p>
    <w:p w14:paraId="0E427647" w14:textId="77777777" w:rsidR="009F653A" w:rsidRPr="00BF2B97" w:rsidRDefault="009F653A">
      <w:pPr>
        <w:rPr>
          <w:rFonts w:ascii="Times New Roman" w:eastAsia="DengXian" w:hAnsi="Times New Roman" w:cs="Times New Roman"/>
          <w:lang w:eastAsia="zh-CN"/>
        </w:rPr>
      </w:pPr>
      <w:r w:rsidRPr="00BF2B97">
        <w:rPr>
          <w:rFonts w:ascii="Times New Roman" w:eastAsia="DengXian" w:hAnsi="Times New Roman" w:cs="Times New Roman"/>
          <w:lang w:eastAsia="zh-CN"/>
        </w:rPr>
        <w:br w:type="page"/>
      </w:r>
    </w:p>
    <w:p w14:paraId="6C2BDD57" w14:textId="0055EBA4" w:rsidR="00DC56A2" w:rsidRPr="00BF2B97" w:rsidRDefault="00DC56A2" w:rsidP="004E7A50">
      <w:pPr>
        <w:pStyle w:val="Heading1"/>
        <w:rPr>
          <w:rFonts w:eastAsia="DengXian" w:cs="Times New Roman"/>
          <w:lang w:eastAsia="zh-CN"/>
        </w:rPr>
      </w:pPr>
      <w:bookmarkStart w:id="13" w:name="_Toc238129020"/>
      <w:r w:rsidRPr="00643F96">
        <w:rPr>
          <w:rFonts w:eastAsia="DengXian" w:cs="Times New Roman"/>
          <w:lang w:eastAsia="zh-CN"/>
        </w:rPr>
        <w:lastRenderedPageBreak/>
        <w:t xml:space="preserve">Section </w:t>
      </w:r>
      <w:r w:rsidR="00473F47" w:rsidRPr="00BF2B97">
        <w:rPr>
          <w:rFonts w:eastAsia="DengXian" w:cs="Times New Roman"/>
          <w:lang w:eastAsia="zh-CN"/>
        </w:rPr>
        <w:t>S4</w:t>
      </w:r>
      <w:r w:rsidRPr="00643F96">
        <w:rPr>
          <w:rFonts w:eastAsia="DengXian" w:cs="Times New Roman"/>
          <w:lang w:eastAsia="zh-CN"/>
        </w:rPr>
        <w:t xml:space="preserve">. </w:t>
      </w:r>
      <w:r w:rsidR="00062CE2" w:rsidRPr="00643F96">
        <w:rPr>
          <w:rFonts w:eastAsia="DengXian" w:cs="Times New Roman"/>
          <w:lang w:eastAsia="zh-CN"/>
        </w:rPr>
        <w:t xml:space="preserve">Family related RF classification model </w:t>
      </w:r>
      <w:r w:rsidR="00062CE2" w:rsidRPr="00BF2B97">
        <w:rPr>
          <w:rFonts w:eastAsia="DengXian" w:cs="Times New Roman"/>
          <w:lang w:eastAsia="zh-CN"/>
        </w:rPr>
        <w:t>performance</w:t>
      </w:r>
      <w:r w:rsidR="00062CE2" w:rsidRPr="00643F96">
        <w:rPr>
          <w:rFonts w:eastAsia="DengXian" w:cs="Times New Roman"/>
          <w:lang w:eastAsia="zh-CN"/>
        </w:rPr>
        <w:t>.</w:t>
      </w:r>
      <w:bookmarkEnd w:id="13"/>
    </w:p>
    <w:p w14:paraId="75E42691" w14:textId="57D8B0D7" w:rsidR="002D3F7F" w:rsidRPr="00BF2B97" w:rsidRDefault="00516324" w:rsidP="00516324">
      <w:pPr>
        <w:pStyle w:val="Caption"/>
        <w:keepNext/>
        <w:tabs>
          <w:tab w:val="center" w:pos="4680"/>
        </w:tabs>
        <w:rPr>
          <w:rFonts w:ascii="Times New Roman" w:hAnsi="Times New Roman" w:cs="Times New Roman"/>
          <w:sz w:val="28"/>
          <w:szCs w:val="28"/>
          <w:lang w:eastAsia="zh-CN"/>
        </w:rPr>
      </w:pPr>
      <w:r w:rsidRPr="00BF2B97">
        <w:rPr>
          <w:rFonts w:ascii="Times New Roman" w:hAnsi="Times New Roman" w:cs="Times New Roman"/>
          <w:b/>
          <w:bCs/>
          <w:sz w:val="28"/>
          <w:szCs w:val="28"/>
        </w:rPr>
        <w:tab/>
      </w:r>
      <w:bookmarkStart w:id="14" w:name="_Toc238135577"/>
      <w:r w:rsidR="002D3F7F" w:rsidRPr="00BF2B97">
        <w:rPr>
          <w:rFonts w:ascii="Times New Roman" w:hAnsi="Times New Roman" w:cs="Times New Roman"/>
          <w:b/>
          <w:bCs/>
          <w:sz w:val="28"/>
          <w:szCs w:val="28"/>
        </w:rPr>
        <w:t xml:space="preserve">Table </w:t>
      </w:r>
      <w:r w:rsidR="00A943C6" w:rsidRPr="00BF2B97">
        <w:rPr>
          <w:rFonts w:ascii="Times New Roman" w:hAnsi="Times New Roman" w:cs="Times New Roman"/>
          <w:b/>
          <w:bCs/>
          <w:sz w:val="28"/>
          <w:szCs w:val="28"/>
        </w:rPr>
        <w:t>S</w:t>
      </w:r>
      <w:r w:rsidR="002D3F7F" w:rsidRPr="00BF2B97">
        <w:rPr>
          <w:rFonts w:ascii="Times New Roman" w:hAnsi="Times New Roman" w:cs="Times New Roman"/>
          <w:b/>
          <w:bCs/>
          <w:sz w:val="28"/>
          <w:szCs w:val="28"/>
        </w:rPr>
        <w:fldChar w:fldCharType="begin"/>
      </w:r>
      <w:r w:rsidR="002D3F7F" w:rsidRPr="00BF2B97">
        <w:rPr>
          <w:rFonts w:ascii="Times New Roman" w:hAnsi="Times New Roman" w:cs="Times New Roman"/>
          <w:b/>
          <w:bCs/>
          <w:sz w:val="28"/>
          <w:szCs w:val="28"/>
        </w:rPr>
        <w:instrText xml:space="preserve"> SEQ Table \* ARABIC </w:instrText>
      </w:r>
      <w:r w:rsidR="002D3F7F" w:rsidRPr="00BF2B97">
        <w:rPr>
          <w:rFonts w:ascii="Times New Roman" w:hAnsi="Times New Roman" w:cs="Times New Roman"/>
          <w:b/>
          <w:bCs/>
          <w:sz w:val="28"/>
          <w:szCs w:val="28"/>
        </w:rPr>
        <w:fldChar w:fldCharType="separate"/>
      </w:r>
      <w:r w:rsidR="00380C8C">
        <w:rPr>
          <w:rFonts w:ascii="Times New Roman" w:hAnsi="Times New Roman" w:cs="Times New Roman"/>
          <w:b/>
          <w:bCs/>
          <w:noProof/>
          <w:sz w:val="28"/>
          <w:szCs w:val="28"/>
        </w:rPr>
        <w:t>4</w:t>
      </w:r>
      <w:r w:rsidR="002D3F7F" w:rsidRPr="00BF2B97">
        <w:rPr>
          <w:rFonts w:ascii="Times New Roman" w:hAnsi="Times New Roman" w:cs="Times New Roman"/>
          <w:b/>
          <w:bCs/>
          <w:sz w:val="28"/>
          <w:szCs w:val="28"/>
        </w:rPr>
        <w:fldChar w:fldCharType="end"/>
      </w:r>
      <w:r w:rsidR="002D3F7F" w:rsidRPr="00BF2B97">
        <w:rPr>
          <w:rFonts w:ascii="Times New Roman" w:hAnsi="Times New Roman" w:cs="Times New Roman"/>
          <w:b/>
          <w:bCs/>
          <w:sz w:val="28"/>
          <w:szCs w:val="28"/>
          <w:lang w:eastAsia="zh-CN"/>
        </w:rPr>
        <w:t>.</w:t>
      </w:r>
      <w:r w:rsidR="002D3F7F" w:rsidRPr="00BF2B97">
        <w:rPr>
          <w:rFonts w:ascii="Times New Roman" w:hAnsi="Times New Roman" w:cs="Times New Roman"/>
          <w:sz w:val="28"/>
          <w:szCs w:val="28"/>
          <w:lang w:eastAsia="zh-CN"/>
        </w:rPr>
        <w:t xml:space="preserve"> </w:t>
      </w:r>
      <w:r w:rsidR="009C5D3E" w:rsidRPr="00BF2B97">
        <w:rPr>
          <w:rFonts w:ascii="Times New Roman" w:hAnsi="Times New Roman" w:cs="Times New Roman"/>
          <w:sz w:val="28"/>
          <w:szCs w:val="28"/>
          <w:lang w:eastAsia="zh-CN"/>
        </w:rPr>
        <w:t>Results of leave-one-family-out evaluation.</w:t>
      </w:r>
      <w:bookmarkEnd w:id="14"/>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1843"/>
        <w:gridCol w:w="1418"/>
        <w:gridCol w:w="1559"/>
        <w:gridCol w:w="1559"/>
        <w:gridCol w:w="1559"/>
        <w:gridCol w:w="1418"/>
      </w:tblGrid>
      <w:tr w:rsidR="00927E10" w:rsidRPr="00BF2B97" w14:paraId="092B43C1" w14:textId="77777777" w:rsidTr="001958CA">
        <w:trPr>
          <w:trHeight w:hRule="exact" w:val="624"/>
        </w:trPr>
        <w:tc>
          <w:tcPr>
            <w:tcW w:w="1843" w:type="dxa"/>
            <w:tcBorders>
              <w:top w:val="single" w:sz="4" w:space="0" w:color="auto"/>
              <w:bottom w:val="single" w:sz="4" w:space="0" w:color="auto"/>
            </w:tcBorders>
            <w:hideMark/>
          </w:tcPr>
          <w:p w14:paraId="03015854" w14:textId="5355C9A2" w:rsidR="00927E10" w:rsidRPr="001958CA" w:rsidRDefault="00F7737B" w:rsidP="00927E10">
            <w:pPr>
              <w:spacing w:after="160" w:line="278" w:lineRule="auto"/>
              <w:rPr>
                <w:rFonts w:ascii="Times New Roman" w:eastAsia="DengXian" w:hAnsi="Times New Roman" w:cs="Times New Roman"/>
                <w:b/>
                <w:bCs/>
                <w:lang w:eastAsia="zh-CN"/>
              </w:rPr>
            </w:pPr>
            <w:r w:rsidRPr="001958CA">
              <w:rPr>
                <w:rFonts w:ascii="Times New Roman" w:eastAsia="DengXian" w:hAnsi="Times New Roman" w:cs="Times New Roman"/>
                <w:b/>
                <w:bCs/>
                <w:lang w:eastAsia="zh-CN"/>
              </w:rPr>
              <w:t>Family Name</w:t>
            </w:r>
          </w:p>
        </w:tc>
        <w:tc>
          <w:tcPr>
            <w:tcW w:w="1418" w:type="dxa"/>
            <w:tcBorders>
              <w:top w:val="single" w:sz="4" w:space="0" w:color="auto"/>
              <w:bottom w:val="single" w:sz="4" w:space="0" w:color="auto"/>
            </w:tcBorders>
            <w:hideMark/>
          </w:tcPr>
          <w:p w14:paraId="65A63819" w14:textId="50ADFEFF" w:rsidR="00927E10" w:rsidRPr="00BF2B97" w:rsidRDefault="001A20C0" w:rsidP="00927E10">
            <w:pPr>
              <w:spacing w:after="160" w:line="278" w:lineRule="auto"/>
              <w:rPr>
                <w:rFonts w:ascii="Times New Roman" w:eastAsia="DengXian" w:hAnsi="Times New Roman" w:cs="Times New Roman"/>
                <w:b/>
                <w:bCs/>
                <w:lang w:eastAsia="zh-CN"/>
              </w:rPr>
            </w:pPr>
            <w:r>
              <w:rPr>
                <w:rFonts w:ascii="Times New Roman" w:eastAsia="DengXian" w:hAnsi="Times New Roman" w:cs="Times New Roman" w:hint="eastAsia"/>
                <w:b/>
                <w:bCs/>
                <w:lang w:eastAsia="zh-CN"/>
              </w:rPr>
              <w:t xml:space="preserve">Data </w:t>
            </w:r>
            <w:r w:rsidR="00F7737B">
              <w:rPr>
                <w:rFonts w:ascii="Times New Roman" w:eastAsia="DengXian" w:hAnsi="Times New Roman" w:cs="Times New Roman" w:hint="eastAsia"/>
                <w:b/>
                <w:bCs/>
                <w:lang w:eastAsia="zh-CN"/>
              </w:rPr>
              <w:t>P</w:t>
            </w:r>
            <w:r>
              <w:rPr>
                <w:rFonts w:ascii="Times New Roman" w:eastAsia="DengXian" w:hAnsi="Times New Roman" w:cs="Times New Roman" w:hint="eastAsia"/>
                <w:b/>
                <w:bCs/>
                <w:lang w:eastAsia="zh-CN"/>
              </w:rPr>
              <w:t xml:space="preserve">oint </w:t>
            </w:r>
            <w:r w:rsidR="00F7737B">
              <w:rPr>
                <w:rFonts w:ascii="Times New Roman" w:eastAsia="DengXian" w:hAnsi="Times New Roman" w:cs="Times New Roman" w:hint="eastAsia"/>
                <w:b/>
                <w:bCs/>
                <w:lang w:eastAsia="zh-CN"/>
              </w:rPr>
              <w:t>N</w:t>
            </w:r>
            <w:r>
              <w:rPr>
                <w:rFonts w:ascii="Times New Roman" w:eastAsia="DengXian" w:hAnsi="Times New Roman" w:cs="Times New Roman" w:hint="eastAsia"/>
                <w:b/>
                <w:bCs/>
                <w:lang w:eastAsia="zh-CN"/>
              </w:rPr>
              <w:t>umber</w:t>
            </w:r>
          </w:p>
        </w:tc>
        <w:tc>
          <w:tcPr>
            <w:tcW w:w="1559" w:type="dxa"/>
            <w:tcBorders>
              <w:top w:val="single" w:sz="4" w:space="0" w:color="auto"/>
              <w:bottom w:val="single" w:sz="4" w:space="0" w:color="auto"/>
            </w:tcBorders>
            <w:hideMark/>
          </w:tcPr>
          <w:p w14:paraId="34C31005" w14:textId="3E1C6C35"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 xml:space="preserve">Positive </w:t>
            </w:r>
            <w:r w:rsidR="00F7737B">
              <w:rPr>
                <w:rFonts w:ascii="Times New Roman" w:eastAsia="DengXian" w:hAnsi="Times New Roman" w:cs="Times New Roman" w:hint="eastAsia"/>
                <w:b/>
                <w:bCs/>
                <w:lang w:eastAsia="zh-CN"/>
              </w:rPr>
              <w:t>R</w:t>
            </w:r>
            <w:r w:rsidR="00F7737B" w:rsidRPr="00BF2B97">
              <w:rPr>
                <w:rFonts w:ascii="Times New Roman" w:eastAsia="DengXian" w:hAnsi="Times New Roman" w:cs="Times New Roman"/>
                <w:b/>
                <w:bCs/>
                <w:lang w:eastAsia="zh-CN"/>
              </w:rPr>
              <w:t>ate</w:t>
            </w:r>
          </w:p>
        </w:tc>
        <w:tc>
          <w:tcPr>
            <w:tcW w:w="1559" w:type="dxa"/>
            <w:tcBorders>
              <w:top w:val="single" w:sz="4" w:space="0" w:color="auto"/>
              <w:bottom w:val="single" w:sz="4" w:space="0" w:color="auto"/>
            </w:tcBorders>
            <w:hideMark/>
          </w:tcPr>
          <w:p w14:paraId="3A4A60BD"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AP</w:t>
            </w:r>
          </w:p>
        </w:tc>
        <w:tc>
          <w:tcPr>
            <w:tcW w:w="1559" w:type="dxa"/>
            <w:tcBorders>
              <w:top w:val="single" w:sz="4" w:space="0" w:color="auto"/>
              <w:bottom w:val="single" w:sz="4" w:space="0" w:color="auto"/>
            </w:tcBorders>
            <w:hideMark/>
          </w:tcPr>
          <w:p w14:paraId="526E1318" w14:textId="3C50DEB1" w:rsidR="00927E10" w:rsidRPr="001958CA" w:rsidRDefault="00927E10" w:rsidP="00927E10">
            <w:pPr>
              <w:spacing w:after="160" w:line="278" w:lineRule="auto"/>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Precision</w:t>
            </w:r>
            <w:r w:rsidR="008B75D4">
              <w:rPr>
                <w:rFonts w:ascii="Times New Roman" w:eastAsia="DengXian" w:hAnsi="Times New Roman" w:cs="Times New Roman" w:hint="eastAsia"/>
                <w:b/>
                <w:bCs/>
                <w:lang w:eastAsia="zh-CN"/>
              </w:rPr>
              <w:t xml:space="preserve"> </w:t>
            </w:r>
            <w:r w:rsidRPr="00BF2B97">
              <w:rPr>
                <w:rFonts w:ascii="Times New Roman" w:eastAsia="DengXian" w:hAnsi="Times New Roman" w:cs="Times New Roman"/>
                <w:b/>
                <w:bCs/>
                <w:lang w:eastAsia="zh-CN"/>
              </w:rPr>
              <w:t>@0.5</w:t>
            </w:r>
          </w:p>
        </w:tc>
        <w:tc>
          <w:tcPr>
            <w:tcW w:w="1418" w:type="dxa"/>
            <w:tcBorders>
              <w:top w:val="single" w:sz="4" w:space="0" w:color="auto"/>
              <w:bottom w:val="single" w:sz="4" w:space="0" w:color="auto"/>
            </w:tcBorders>
            <w:hideMark/>
          </w:tcPr>
          <w:p w14:paraId="63DF50CA" w14:textId="41B8AD13"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Recall</w:t>
            </w:r>
            <w:r w:rsidR="008B75D4">
              <w:rPr>
                <w:rFonts w:ascii="Times New Roman" w:eastAsia="DengXian" w:hAnsi="Times New Roman" w:cs="Times New Roman" w:hint="eastAsia"/>
                <w:b/>
                <w:bCs/>
                <w:lang w:eastAsia="zh-CN"/>
              </w:rPr>
              <w:t xml:space="preserve">      </w:t>
            </w:r>
            <w:r w:rsidRPr="00BF2B97">
              <w:rPr>
                <w:rFonts w:ascii="Times New Roman" w:eastAsia="DengXian" w:hAnsi="Times New Roman" w:cs="Times New Roman"/>
                <w:b/>
                <w:bCs/>
                <w:lang w:eastAsia="zh-CN"/>
              </w:rPr>
              <w:t>@0.5</w:t>
            </w:r>
          </w:p>
        </w:tc>
      </w:tr>
      <w:tr w:rsidR="00927E10" w:rsidRPr="00BF2B97" w14:paraId="0254B904" w14:textId="77777777" w:rsidTr="001958CA">
        <w:trPr>
          <w:trHeight w:hRule="exact" w:val="340"/>
        </w:trPr>
        <w:tc>
          <w:tcPr>
            <w:tcW w:w="1843" w:type="dxa"/>
            <w:tcBorders>
              <w:top w:val="single" w:sz="4" w:space="0" w:color="auto"/>
            </w:tcBorders>
            <w:hideMark/>
          </w:tcPr>
          <w:p w14:paraId="5BD30BF1" w14:textId="636FF27C"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Thiophene</w:t>
            </w:r>
          </w:p>
        </w:tc>
        <w:tc>
          <w:tcPr>
            <w:tcW w:w="1418" w:type="dxa"/>
            <w:tcBorders>
              <w:top w:val="single" w:sz="4" w:space="0" w:color="auto"/>
            </w:tcBorders>
            <w:hideMark/>
          </w:tcPr>
          <w:p w14:paraId="4A7E0BAB" w14:textId="443A445A"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2</w:t>
            </w:r>
            <w:r w:rsidR="00563AB8" w:rsidRPr="00BF2B97">
              <w:rPr>
                <w:rFonts w:ascii="Times New Roman" w:eastAsia="DengXian" w:hAnsi="Times New Roman" w:cs="Times New Roman"/>
                <w:lang w:eastAsia="zh-CN"/>
              </w:rPr>
              <w:t>48</w:t>
            </w:r>
          </w:p>
        </w:tc>
        <w:tc>
          <w:tcPr>
            <w:tcW w:w="1559" w:type="dxa"/>
            <w:tcBorders>
              <w:top w:val="single" w:sz="4" w:space="0" w:color="auto"/>
            </w:tcBorders>
            <w:hideMark/>
          </w:tcPr>
          <w:p w14:paraId="60928745" w14:textId="20D0EE4A"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0.12</w:t>
            </w:r>
            <w:r w:rsidR="009D696A" w:rsidRPr="00BF2B97">
              <w:rPr>
                <w:rFonts w:ascii="Times New Roman" w:eastAsia="DengXian" w:hAnsi="Times New Roman" w:cs="Times New Roman"/>
                <w:lang w:eastAsia="zh-CN"/>
              </w:rPr>
              <w:t>9</w:t>
            </w:r>
          </w:p>
        </w:tc>
        <w:tc>
          <w:tcPr>
            <w:tcW w:w="1559" w:type="dxa"/>
            <w:tcBorders>
              <w:top w:val="single" w:sz="4" w:space="0" w:color="auto"/>
            </w:tcBorders>
            <w:hideMark/>
          </w:tcPr>
          <w:p w14:paraId="705C4E56" w14:textId="6B4B16C8"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27288A">
              <w:rPr>
                <w:rFonts w:ascii="Times New Roman" w:eastAsia="DengXian" w:hAnsi="Times New Roman" w:cs="Times New Roman" w:hint="eastAsia"/>
                <w:lang w:eastAsia="zh-CN"/>
              </w:rPr>
              <w:t>101</w:t>
            </w:r>
          </w:p>
        </w:tc>
        <w:tc>
          <w:tcPr>
            <w:tcW w:w="1559" w:type="dxa"/>
            <w:tcBorders>
              <w:top w:val="single" w:sz="4" w:space="0" w:color="auto"/>
            </w:tcBorders>
            <w:hideMark/>
          </w:tcPr>
          <w:p w14:paraId="20362524"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0.000</w:t>
            </w:r>
          </w:p>
        </w:tc>
        <w:tc>
          <w:tcPr>
            <w:tcW w:w="1418" w:type="dxa"/>
            <w:tcBorders>
              <w:top w:val="single" w:sz="4" w:space="0" w:color="auto"/>
            </w:tcBorders>
            <w:hideMark/>
          </w:tcPr>
          <w:p w14:paraId="583B9F22"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0.000</w:t>
            </w:r>
          </w:p>
        </w:tc>
      </w:tr>
      <w:tr w:rsidR="00927E10" w:rsidRPr="00BF2B97" w14:paraId="353E29DD" w14:textId="77777777" w:rsidTr="001958CA">
        <w:trPr>
          <w:trHeight w:hRule="exact" w:val="340"/>
        </w:trPr>
        <w:tc>
          <w:tcPr>
            <w:tcW w:w="1843" w:type="dxa"/>
            <w:hideMark/>
          </w:tcPr>
          <w:p w14:paraId="074A83E1" w14:textId="3AB5F74F"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NDI</w:t>
            </w:r>
          </w:p>
        </w:tc>
        <w:tc>
          <w:tcPr>
            <w:tcW w:w="1418" w:type="dxa"/>
            <w:hideMark/>
          </w:tcPr>
          <w:p w14:paraId="50B215C6"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143</w:t>
            </w:r>
          </w:p>
        </w:tc>
        <w:tc>
          <w:tcPr>
            <w:tcW w:w="1559" w:type="dxa"/>
            <w:hideMark/>
          </w:tcPr>
          <w:p w14:paraId="5AFA1EE4"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0.469</w:t>
            </w:r>
          </w:p>
        </w:tc>
        <w:tc>
          <w:tcPr>
            <w:tcW w:w="1559" w:type="dxa"/>
            <w:hideMark/>
          </w:tcPr>
          <w:p w14:paraId="487FF6CE" w14:textId="71DD66E4"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0.7</w:t>
            </w:r>
            <w:r w:rsidR="00C21B7D" w:rsidRPr="00BF2B97">
              <w:rPr>
                <w:rFonts w:ascii="Times New Roman" w:eastAsia="DengXian" w:hAnsi="Times New Roman" w:cs="Times New Roman"/>
                <w:lang w:eastAsia="zh-CN"/>
              </w:rPr>
              <w:t>5</w:t>
            </w:r>
            <w:r w:rsidR="0027288A">
              <w:rPr>
                <w:rFonts w:ascii="Times New Roman" w:eastAsia="DengXian" w:hAnsi="Times New Roman" w:cs="Times New Roman" w:hint="eastAsia"/>
                <w:lang w:eastAsia="zh-CN"/>
              </w:rPr>
              <w:t>4</w:t>
            </w:r>
          </w:p>
        </w:tc>
        <w:tc>
          <w:tcPr>
            <w:tcW w:w="1559" w:type="dxa"/>
            <w:hideMark/>
          </w:tcPr>
          <w:p w14:paraId="702C1ED7" w14:textId="55C126D2"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C551BE" w:rsidRPr="00BF2B97">
              <w:rPr>
                <w:rFonts w:ascii="Times New Roman" w:eastAsia="DengXian" w:hAnsi="Times New Roman" w:cs="Times New Roman"/>
                <w:lang w:eastAsia="zh-CN"/>
              </w:rPr>
              <w:t>67</w:t>
            </w:r>
            <w:r w:rsidR="00090295">
              <w:rPr>
                <w:rFonts w:ascii="Times New Roman" w:eastAsia="DengXian" w:hAnsi="Times New Roman" w:cs="Times New Roman" w:hint="eastAsia"/>
                <w:lang w:eastAsia="zh-CN"/>
              </w:rPr>
              <w:t>1</w:t>
            </w:r>
          </w:p>
        </w:tc>
        <w:tc>
          <w:tcPr>
            <w:tcW w:w="1418" w:type="dxa"/>
            <w:hideMark/>
          </w:tcPr>
          <w:p w14:paraId="67A80E6C" w14:textId="6DFB3900"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3127A" w:rsidRPr="00BF2B97">
              <w:rPr>
                <w:rFonts w:ascii="Times New Roman" w:eastAsia="DengXian" w:hAnsi="Times New Roman" w:cs="Times New Roman"/>
                <w:lang w:eastAsia="zh-CN"/>
              </w:rPr>
              <w:t>6</w:t>
            </w:r>
            <w:r w:rsidR="00B3127A">
              <w:rPr>
                <w:rFonts w:ascii="Times New Roman" w:eastAsia="DengXian" w:hAnsi="Times New Roman" w:cs="Times New Roman" w:hint="eastAsia"/>
                <w:lang w:eastAsia="zh-CN"/>
              </w:rPr>
              <w:t>34</w:t>
            </w:r>
          </w:p>
        </w:tc>
      </w:tr>
      <w:tr w:rsidR="00927E10" w:rsidRPr="00BF2B97" w14:paraId="30F0DBF8" w14:textId="77777777" w:rsidTr="001958CA">
        <w:trPr>
          <w:trHeight w:hRule="exact" w:val="340"/>
        </w:trPr>
        <w:tc>
          <w:tcPr>
            <w:tcW w:w="1843" w:type="dxa"/>
            <w:hideMark/>
          </w:tcPr>
          <w:p w14:paraId="2CD8DAF4" w14:textId="37A977A3"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II</w:t>
            </w:r>
          </w:p>
        </w:tc>
        <w:tc>
          <w:tcPr>
            <w:tcW w:w="1418" w:type="dxa"/>
            <w:hideMark/>
          </w:tcPr>
          <w:p w14:paraId="16548A0D"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130</w:t>
            </w:r>
          </w:p>
        </w:tc>
        <w:tc>
          <w:tcPr>
            <w:tcW w:w="1559" w:type="dxa"/>
            <w:hideMark/>
          </w:tcPr>
          <w:p w14:paraId="4440CC2B"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0.546</w:t>
            </w:r>
          </w:p>
        </w:tc>
        <w:tc>
          <w:tcPr>
            <w:tcW w:w="1559" w:type="dxa"/>
            <w:hideMark/>
          </w:tcPr>
          <w:p w14:paraId="04E57759" w14:textId="7B5F674D"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0.87</w:t>
            </w:r>
            <w:r w:rsidR="0027288A">
              <w:rPr>
                <w:rFonts w:ascii="Times New Roman" w:eastAsia="DengXian" w:hAnsi="Times New Roman" w:cs="Times New Roman" w:hint="eastAsia"/>
                <w:lang w:eastAsia="zh-CN"/>
              </w:rPr>
              <w:t>2</w:t>
            </w:r>
          </w:p>
        </w:tc>
        <w:tc>
          <w:tcPr>
            <w:tcW w:w="1559" w:type="dxa"/>
            <w:hideMark/>
          </w:tcPr>
          <w:p w14:paraId="7220501F" w14:textId="160AF2EE"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0.5</w:t>
            </w:r>
            <w:r w:rsidR="00C551BE" w:rsidRPr="00BF2B97">
              <w:rPr>
                <w:rFonts w:ascii="Times New Roman" w:eastAsia="DengXian" w:hAnsi="Times New Roman" w:cs="Times New Roman"/>
                <w:lang w:eastAsia="zh-CN"/>
              </w:rPr>
              <w:t>7</w:t>
            </w:r>
            <w:r w:rsidR="00BD6A1B">
              <w:rPr>
                <w:rFonts w:ascii="Times New Roman" w:eastAsia="DengXian" w:hAnsi="Times New Roman" w:cs="Times New Roman" w:hint="eastAsia"/>
                <w:lang w:eastAsia="zh-CN"/>
              </w:rPr>
              <w:t>8</w:t>
            </w:r>
          </w:p>
        </w:tc>
        <w:tc>
          <w:tcPr>
            <w:tcW w:w="1418" w:type="dxa"/>
            <w:hideMark/>
          </w:tcPr>
          <w:p w14:paraId="5CAE9757" w14:textId="3D1654FA"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3127A">
              <w:rPr>
                <w:rFonts w:ascii="Times New Roman" w:eastAsia="DengXian" w:hAnsi="Times New Roman" w:cs="Times New Roman" w:hint="eastAsia"/>
                <w:lang w:eastAsia="zh-CN"/>
              </w:rPr>
              <w:t>803</w:t>
            </w:r>
          </w:p>
        </w:tc>
      </w:tr>
      <w:tr w:rsidR="00927E10" w:rsidRPr="00BF2B97" w14:paraId="29951E76" w14:textId="77777777" w:rsidTr="001958CA">
        <w:trPr>
          <w:trHeight w:hRule="exact" w:val="340"/>
        </w:trPr>
        <w:tc>
          <w:tcPr>
            <w:tcW w:w="1843" w:type="dxa"/>
            <w:hideMark/>
          </w:tcPr>
          <w:p w14:paraId="23337A22" w14:textId="0F5B314A" w:rsidR="00927E10" w:rsidRPr="00BF2B97" w:rsidRDefault="00C2532F"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Qx</w:t>
            </w:r>
          </w:p>
        </w:tc>
        <w:tc>
          <w:tcPr>
            <w:tcW w:w="1418" w:type="dxa"/>
            <w:hideMark/>
          </w:tcPr>
          <w:p w14:paraId="08E1374E"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69</w:t>
            </w:r>
          </w:p>
        </w:tc>
        <w:tc>
          <w:tcPr>
            <w:tcW w:w="1559" w:type="dxa"/>
            <w:hideMark/>
          </w:tcPr>
          <w:p w14:paraId="431373B8"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0.232</w:t>
            </w:r>
          </w:p>
        </w:tc>
        <w:tc>
          <w:tcPr>
            <w:tcW w:w="1559" w:type="dxa"/>
            <w:hideMark/>
          </w:tcPr>
          <w:p w14:paraId="5C4B1F27" w14:textId="387EA692"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0.3</w:t>
            </w:r>
            <w:r w:rsidR="008C6350" w:rsidRPr="00BF2B97">
              <w:rPr>
                <w:rFonts w:ascii="Times New Roman" w:eastAsia="DengXian" w:hAnsi="Times New Roman" w:cs="Times New Roman"/>
                <w:lang w:eastAsia="zh-CN"/>
              </w:rPr>
              <w:t>2</w:t>
            </w:r>
            <w:r w:rsidR="0027288A">
              <w:rPr>
                <w:rFonts w:ascii="Times New Roman" w:eastAsia="DengXian" w:hAnsi="Times New Roman" w:cs="Times New Roman" w:hint="eastAsia"/>
                <w:lang w:eastAsia="zh-CN"/>
              </w:rPr>
              <w:t>6</w:t>
            </w:r>
          </w:p>
        </w:tc>
        <w:tc>
          <w:tcPr>
            <w:tcW w:w="1559" w:type="dxa"/>
            <w:hideMark/>
          </w:tcPr>
          <w:p w14:paraId="48F6F5AE" w14:textId="527247E9"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D6A1B">
              <w:rPr>
                <w:rFonts w:ascii="Times New Roman" w:eastAsia="DengXian" w:hAnsi="Times New Roman" w:cs="Times New Roman" w:hint="eastAsia"/>
                <w:lang w:eastAsia="zh-CN"/>
              </w:rPr>
              <w:t>320</w:t>
            </w:r>
          </w:p>
        </w:tc>
        <w:tc>
          <w:tcPr>
            <w:tcW w:w="1418" w:type="dxa"/>
            <w:hideMark/>
          </w:tcPr>
          <w:p w14:paraId="453BFE3C" w14:textId="053DA990"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B3127A">
              <w:rPr>
                <w:rFonts w:ascii="Times New Roman" w:eastAsia="DengXian" w:hAnsi="Times New Roman" w:cs="Times New Roman" w:hint="eastAsia"/>
                <w:lang w:eastAsia="zh-CN"/>
              </w:rPr>
              <w:t>550</w:t>
            </w:r>
          </w:p>
        </w:tc>
      </w:tr>
      <w:tr w:rsidR="00927E10" w:rsidRPr="00BF2B97" w14:paraId="6D7D56EE" w14:textId="77777777" w:rsidTr="001958CA">
        <w:trPr>
          <w:trHeight w:hRule="exact" w:val="340"/>
        </w:trPr>
        <w:tc>
          <w:tcPr>
            <w:tcW w:w="1843" w:type="dxa"/>
            <w:hideMark/>
          </w:tcPr>
          <w:p w14:paraId="58BE6677" w14:textId="299EACB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DPP</w:t>
            </w:r>
          </w:p>
        </w:tc>
        <w:tc>
          <w:tcPr>
            <w:tcW w:w="1418" w:type="dxa"/>
            <w:hideMark/>
          </w:tcPr>
          <w:p w14:paraId="1B6DB5A7"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65</w:t>
            </w:r>
          </w:p>
        </w:tc>
        <w:tc>
          <w:tcPr>
            <w:tcW w:w="1559" w:type="dxa"/>
            <w:hideMark/>
          </w:tcPr>
          <w:p w14:paraId="5ADE9A03"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0.723</w:t>
            </w:r>
          </w:p>
        </w:tc>
        <w:tc>
          <w:tcPr>
            <w:tcW w:w="1559" w:type="dxa"/>
            <w:hideMark/>
          </w:tcPr>
          <w:p w14:paraId="28C756D5" w14:textId="32CF68A2"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FA2426" w:rsidRPr="00BF2B97">
              <w:rPr>
                <w:rFonts w:ascii="Times New Roman" w:eastAsia="DengXian" w:hAnsi="Times New Roman" w:cs="Times New Roman"/>
                <w:lang w:eastAsia="zh-CN"/>
              </w:rPr>
              <w:t>899</w:t>
            </w:r>
          </w:p>
        </w:tc>
        <w:tc>
          <w:tcPr>
            <w:tcW w:w="1559" w:type="dxa"/>
            <w:hideMark/>
          </w:tcPr>
          <w:p w14:paraId="025AF8E2"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0.963</w:t>
            </w:r>
          </w:p>
        </w:tc>
        <w:tc>
          <w:tcPr>
            <w:tcW w:w="1418" w:type="dxa"/>
            <w:hideMark/>
          </w:tcPr>
          <w:p w14:paraId="770A9EDC" w14:textId="4754B32F"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0.55</w:t>
            </w:r>
            <w:r w:rsidR="00B3127A">
              <w:rPr>
                <w:rFonts w:ascii="Times New Roman" w:eastAsia="DengXian" w:hAnsi="Times New Roman" w:cs="Times New Roman" w:hint="eastAsia"/>
                <w:lang w:eastAsia="zh-CN"/>
              </w:rPr>
              <w:t>1</w:t>
            </w:r>
          </w:p>
        </w:tc>
      </w:tr>
      <w:tr w:rsidR="00927E10" w:rsidRPr="00BF2B97" w14:paraId="7A06B340" w14:textId="77777777" w:rsidTr="001958CA">
        <w:trPr>
          <w:trHeight w:hRule="exact" w:val="340"/>
        </w:trPr>
        <w:tc>
          <w:tcPr>
            <w:tcW w:w="1843" w:type="dxa"/>
            <w:hideMark/>
          </w:tcPr>
          <w:p w14:paraId="7C7CE6B6" w14:textId="7C761B5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DOT </w:t>
            </w:r>
          </w:p>
        </w:tc>
        <w:tc>
          <w:tcPr>
            <w:tcW w:w="1418" w:type="dxa"/>
            <w:hideMark/>
          </w:tcPr>
          <w:p w14:paraId="5EABD6DE"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37</w:t>
            </w:r>
          </w:p>
        </w:tc>
        <w:tc>
          <w:tcPr>
            <w:tcW w:w="1559" w:type="dxa"/>
            <w:hideMark/>
          </w:tcPr>
          <w:p w14:paraId="015EDB25"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0.486</w:t>
            </w:r>
          </w:p>
        </w:tc>
        <w:tc>
          <w:tcPr>
            <w:tcW w:w="1559" w:type="dxa"/>
            <w:hideMark/>
          </w:tcPr>
          <w:p w14:paraId="2F09BB69" w14:textId="5A03CE3E"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FA2426" w:rsidRPr="00BF2B97">
              <w:rPr>
                <w:rFonts w:ascii="Times New Roman" w:eastAsia="DengXian" w:hAnsi="Times New Roman" w:cs="Times New Roman"/>
                <w:lang w:eastAsia="zh-CN"/>
              </w:rPr>
              <w:t>6</w:t>
            </w:r>
            <w:r w:rsidR="0027288A">
              <w:rPr>
                <w:rFonts w:ascii="Times New Roman" w:eastAsia="DengXian" w:hAnsi="Times New Roman" w:cs="Times New Roman" w:hint="eastAsia"/>
                <w:lang w:eastAsia="zh-CN"/>
              </w:rPr>
              <w:t>41</w:t>
            </w:r>
          </w:p>
        </w:tc>
        <w:tc>
          <w:tcPr>
            <w:tcW w:w="1559" w:type="dxa"/>
            <w:hideMark/>
          </w:tcPr>
          <w:p w14:paraId="236781FD" w14:textId="5F0C0141" w:rsidR="00927E10" w:rsidRPr="00BF2B97" w:rsidRDefault="00BD6A1B"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0.500</w:t>
            </w:r>
          </w:p>
        </w:tc>
        <w:tc>
          <w:tcPr>
            <w:tcW w:w="1418" w:type="dxa"/>
            <w:hideMark/>
          </w:tcPr>
          <w:p w14:paraId="54F299E4" w14:textId="6A99078F"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0.00</w:t>
            </w:r>
            <w:r w:rsidR="00B3127A">
              <w:rPr>
                <w:rFonts w:ascii="Times New Roman" w:eastAsia="DengXian" w:hAnsi="Times New Roman" w:cs="Times New Roman" w:hint="eastAsia"/>
                <w:lang w:eastAsia="zh-CN"/>
              </w:rPr>
              <w:t>6</w:t>
            </w:r>
          </w:p>
        </w:tc>
      </w:tr>
      <w:tr w:rsidR="00927E10" w:rsidRPr="00BF2B97" w14:paraId="54CA57CD" w14:textId="77777777" w:rsidTr="001958CA">
        <w:trPr>
          <w:trHeight w:hRule="exact" w:val="340"/>
        </w:trPr>
        <w:tc>
          <w:tcPr>
            <w:tcW w:w="1843" w:type="dxa"/>
            <w:hideMark/>
          </w:tcPr>
          <w:p w14:paraId="6E17AAAA" w14:textId="0BC3D6D6"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TPT </w:t>
            </w:r>
          </w:p>
        </w:tc>
        <w:tc>
          <w:tcPr>
            <w:tcW w:w="1418" w:type="dxa"/>
            <w:hideMark/>
          </w:tcPr>
          <w:p w14:paraId="1CFB24E2"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36</w:t>
            </w:r>
          </w:p>
        </w:tc>
        <w:tc>
          <w:tcPr>
            <w:tcW w:w="1559" w:type="dxa"/>
            <w:hideMark/>
          </w:tcPr>
          <w:p w14:paraId="69C2C5F2"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0.000</w:t>
            </w:r>
          </w:p>
        </w:tc>
        <w:tc>
          <w:tcPr>
            <w:tcW w:w="1559" w:type="dxa"/>
            <w:hideMark/>
          </w:tcPr>
          <w:p w14:paraId="7030B891"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NaN</w:t>
            </w:r>
          </w:p>
        </w:tc>
        <w:tc>
          <w:tcPr>
            <w:tcW w:w="1559" w:type="dxa"/>
            <w:hideMark/>
          </w:tcPr>
          <w:p w14:paraId="182582D9"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0.000</w:t>
            </w:r>
          </w:p>
        </w:tc>
        <w:tc>
          <w:tcPr>
            <w:tcW w:w="1418" w:type="dxa"/>
            <w:hideMark/>
          </w:tcPr>
          <w:p w14:paraId="72196F28" w14:textId="77777777" w:rsidR="00927E10" w:rsidRPr="00BF2B97" w:rsidRDefault="00927E10"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NaN</w:t>
            </w:r>
          </w:p>
        </w:tc>
      </w:tr>
      <w:tr w:rsidR="00BC3346" w:rsidRPr="00BF2B97" w14:paraId="04F94B57" w14:textId="77777777" w:rsidTr="001958CA">
        <w:trPr>
          <w:trHeight w:hRule="exact" w:val="340"/>
        </w:trPr>
        <w:tc>
          <w:tcPr>
            <w:tcW w:w="1843" w:type="dxa"/>
            <w:hideMark/>
          </w:tcPr>
          <w:p w14:paraId="7197407E" w14:textId="1EC48593" w:rsidR="00BC3346" w:rsidRPr="00BF2B97" w:rsidRDefault="00DD575A"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BDT</w:t>
            </w:r>
            <w:r w:rsidR="00BC3346" w:rsidRPr="00BF2B97" w:rsidDel="00F52FA2">
              <w:rPr>
                <w:rFonts w:ascii="Times New Roman" w:eastAsia="DengXian" w:hAnsi="Times New Roman" w:cs="Times New Roman"/>
                <w:lang w:eastAsia="zh-CN"/>
              </w:rPr>
              <w:t xml:space="preserve"> </w:t>
            </w:r>
          </w:p>
        </w:tc>
        <w:tc>
          <w:tcPr>
            <w:tcW w:w="1418" w:type="dxa"/>
            <w:hideMark/>
          </w:tcPr>
          <w:p w14:paraId="529206A0" w14:textId="74451491" w:rsidR="00BC3346" w:rsidRPr="00BF2B97" w:rsidRDefault="007B1764"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20</w:t>
            </w:r>
          </w:p>
        </w:tc>
        <w:tc>
          <w:tcPr>
            <w:tcW w:w="1559" w:type="dxa"/>
            <w:hideMark/>
          </w:tcPr>
          <w:p w14:paraId="471514D9" w14:textId="1932F969" w:rsidR="00BC3346" w:rsidRPr="00BF2B97" w:rsidRDefault="00BC3346" w:rsidP="00927E1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7B1764">
              <w:rPr>
                <w:rFonts w:ascii="Times New Roman" w:eastAsia="DengXian" w:hAnsi="Times New Roman" w:cs="Times New Roman" w:hint="eastAsia"/>
                <w:lang w:eastAsia="zh-CN"/>
              </w:rPr>
              <w:t>25</w:t>
            </w:r>
            <w:r w:rsidRPr="00BF2B97">
              <w:rPr>
                <w:rFonts w:ascii="Times New Roman" w:eastAsia="DengXian" w:hAnsi="Times New Roman" w:cs="Times New Roman"/>
                <w:lang w:eastAsia="zh-CN"/>
              </w:rPr>
              <w:t>0</w:t>
            </w:r>
          </w:p>
        </w:tc>
        <w:tc>
          <w:tcPr>
            <w:tcW w:w="1559" w:type="dxa"/>
            <w:hideMark/>
          </w:tcPr>
          <w:p w14:paraId="0ECD91D1" w14:textId="5396F900" w:rsidR="00BC3346" w:rsidRPr="00BF2B97" w:rsidRDefault="0027288A"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0.363</w:t>
            </w:r>
          </w:p>
        </w:tc>
        <w:tc>
          <w:tcPr>
            <w:tcW w:w="1559" w:type="dxa"/>
            <w:hideMark/>
          </w:tcPr>
          <w:p w14:paraId="7F5FAF40" w14:textId="61DB5641" w:rsidR="00BC3346" w:rsidRPr="00BF2B97" w:rsidRDefault="00BD6A1B"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NaN</w:t>
            </w:r>
          </w:p>
        </w:tc>
        <w:tc>
          <w:tcPr>
            <w:tcW w:w="1418" w:type="dxa"/>
            <w:hideMark/>
          </w:tcPr>
          <w:p w14:paraId="14D33086" w14:textId="3688F2FA" w:rsidR="00BC3346" w:rsidRPr="00BF2B97" w:rsidRDefault="00105FFB"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0.000</w:t>
            </w:r>
          </w:p>
        </w:tc>
      </w:tr>
      <w:tr w:rsidR="00BC3346" w:rsidRPr="00BF2B97" w14:paraId="554887DA" w14:textId="77777777" w:rsidTr="001958CA">
        <w:trPr>
          <w:trHeight w:hRule="exact" w:val="340"/>
        </w:trPr>
        <w:tc>
          <w:tcPr>
            <w:tcW w:w="1843" w:type="dxa"/>
          </w:tcPr>
          <w:p w14:paraId="5ECA7BB4" w14:textId="406A1E7E" w:rsidR="00BC3346" w:rsidRPr="00BF2B97" w:rsidRDefault="00F43776" w:rsidP="00927E10">
            <w:pPr>
              <w:rPr>
                <w:rFonts w:ascii="Times New Roman" w:eastAsia="DengXian" w:hAnsi="Times New Roman" w:cs="Times New Roman"/>
                <w:lang w:eastAsia="zh-CN"/>
              </w:rPr>
            </w:pPr>
            <w:r>
              <w:rPr>
                <w:rFonts w:ascii="Times New Roman" w:eastAsia="DengXian" w:hAnsi="Times New Roman" w:cs="Times New Roman"/>
                <w:lang w:eastAsia="zh-CN"/>
              </w:rPr>
              <w:t>L</w:t>
            </w:r>
            <w:r>
              <w:rPr>
                <w:rFonts w:ascii="Times New Roman" w:eastAsia="DengXian" w:hAnsi="Times New Roman" w:cs="Times New Roman" w:hint="eastAsia"/>
                <w:lang w:eastAsia="zh-CN"/>
              </w:rPr>
              <w:t>adder</w:t>
            </w:r>
          </w:p>
        </w:tc>
        <w:tc>
          <w:tcPr>
            <w:tcW w:w="1418" w:type="dxa"/>
          </w:tcPr>
          <w:p w14:paraId="18F88D52" w14:textId="57EE2DBF" w:rsidR="00BC3346" w:rsidRPr="00BF2B97" w:rsidRDefault="007B1764"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16</w:t>
            </w:r>
          </w:p>
        </w:tc>
        <w:tc>
          <w:tcPr>
            <w:tcW w:w="1559" w:type="dxa"/>
          </w:tcPr>
          <w:p w14:paraId="12524FF8" w14:textId="0C7DECF1" w:rsidR="00BC3346" w:rsidRPr="00BF2B97" w:rsidRDefault="007B1764"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0.438</w:t>
            </w:r>
          </w:p>
        </w:tc>
        <w:tc>
          <w:tcPr>
            <w:tcW w:w="1559" w:type="dxa"/>
          </w:tcPr>
          <w:p w14:paraId="7AD29403" w14:textId="0564DB8A" w:rsidR="00BC3346" w:rsidRPr="00BF2B97" w:rsidRDefault="0027288A"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0.292</w:t>
            </w:r>
          </w:p>
        </w:tc>
        <w:tc>
          <w:tcPr>
            <w:tcW w:w="1559" w:type="dxa"/>
          </w:tcPr>
          <w:p w14:paraId="7B853CC2" w14:textId="208CFA0C" w:rsidR="00BC3346" w:rsidRPr="00BF2B97" w:rsidRDefault="00BD6A1B"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NaN</w:t>
            </w:r>
          </w:p>
        </w:tc>
        <w:tc>
          <w:tcPr>
            <w:tcW w:w="1418" w:type="dxa"/>
          </w:tcPr>
          <w:p w14:paraId="4178E07A" w14:textId="5B33FEA4" w:rsidR="00BC3346" w:rsidRPr="00BF2B97" w:rsidRDefault="00105FFB"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0.000</w:t>
            </w:r>
          </w:p>
        </w:tc>
      </w:tr>
      <w:tr w:rsidR="00F43776" w:rsidRPr="00BF2B97" w14:paraId="4A39BB26" w14:textId="77777777" w:rsidTr="00BC3346">
        <w:trPr>
          <w:trHeight w:hRule="exact" w:val="340"/>
        </w:trPr>
        <w:tc>
          <w:tcPr>
            <w:tcW w:w="1843" w:type="dxa"/>
          </w:tcPr>
          <w:p w14:paraId="1C2EEFBA" w14:textId="1AA0DCF7" w:rsidR="00F43776" w:rsidRPr="00BF2B97" w:rsidRDefault="00F43776"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Polyfluorene</w:t>
            </w:r>
          </w:p>
        </w:tc>
        <w:tc>
          <w:tcPr>
            <w:tcW w:w="1418" w:type="dxa"/>
          </w:tcPr>
          <w:p w14:paraId="4FAF679E" w14:textId="57B90404" w:rsidR="00F43776" w:rsidRPr="00BF2B97" w:rsidRDefault="007B1764"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6</w:t>
            </w:r>
          </w:p>
        </w:tc>
        <w:tc>
          <w:tcPr>
            <w:tcW w:w="1559" w:type="dxa"/>
          </w:tcPr>
          <w:p w14:paraId="17270951" w14:textId="72C73808" w:rsidR="00F43776" w:rsidRPr="00BF2B97" w:rsidRDefault="007B1764"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1.000</w:t>
            </w:r>
          </w:p>
        </w:tc>
        <w:tc>
          <w:tcPr>
            <w:tcW w:w="1559" w:type="dxa"/>
          </w:tcPr>
          <w:p w14:paraId="4F9D3800" w14:textId="4E967C00" w:rsidR="00F43776" w:rsidRPr="00BF2B97" w:rsidRDefault="0027288A"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1.000</w:t>
            </w:r>
          </w:p>
        </w:tc>
        <w:tc>
          <w:tcPr>
            <w:tcW w:w="1559" w:type="dxa"/>
          </w:tcPr>
          <w:p w14:paraId="5D7A2E17" w14:textId="60C5592F" w:rsidR="00F43776" w:rsidRPr="00BF2B97" w:rsidRDefault="00BD6A1B"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NaN</w:t>
            </w:r>
          </w:p>
        </w:tc>
        <w:tc>
          <w:tcPr>
            <w:tcW w:w="1418" w:type="dxa"/>
          </w:tcPr>
          <w:p w14:paraId="33471D3F" w14:textId="4450B78A" w:rsidR="00F43776" w:rsidRPr="00BF2B97" w:rsidRDefault="00105FFB" w:rsidP="00927E10">
            <w:pPr>
              <w:rPr>
                <w:rFonts w:ascii="Times New Roman" w:eastAsia="DengXian" w:hAnsi="Times New Roman" w:cs="Times New Roman"/>
                <w:lang w:eastAsia="zh-CN"/>
              </w:rPr>
            </w:pPr>
            <w:r>
              <w:rPr>
                <w:rFonts w:ascii="Times New Roman" w:eastAsia="DengXian" w:hAnsi="Times New Roman" w:cs="Times New Roman" w:hint="eastAsia"/>
                <w:lang w:eastAsia="zh-CN"/>
              </w:rPr>
              <w:t>0.000</w:t>
            </w:r>
          </w:p>
        </w:tc>
      </w:tr>
      <w:tr w:rsidR="00BC3346" w:rsidRPr="00BF2B97" w14:paraId="3D06C43E" w14:textId="77777777" w:rsidTr="001958CA">
        <w:trPr>
          <w:trHeight w:hRule="exact" w:val="340"/>
        </w:trPr>
        <w:tc>
          <w:tcPr>
            <w:tcW w:w="1843" w:type="dxa"/>
            <w:tcBorders>
              <w:bottom w:val="single" w:sz="4" w:space="0" w:color="auto"/>
            </w:tcBorders>
          </w:tcPr>
          <w:p w14:paraId="6ACC0718" w14:textId="6AC5C1DF" w:rsidR="00BC3346" w:rsidRPr="00BF2B97" w:rsidRDefault="00F43776"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IDT</w:t>
            </w:r>
          </w:p>
        </w:tc>
        <w:tc>
          <w:tcPr>
            <w:tcW w:w="1418" w:type="dxa"/>
            <w:tcBorders>
              <w:bottom w:val="single" w:sz="4" w:space="0" w:color="auto"/>
            </w:tcBorders>
          </w:tcPr>
          <w:p w14:paraId="3039104B" w14:textId="3FAB76C2" w:rsidR="00BC3346" w:rsidRPr="00BF2B97" w:rsidRDefault="007B1764"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3</w:t>
            </w:r>
          </w:p>
        </w:tc>
        <w:tc>
          <w:tcPr>
            <w:tcW w:w="1559" w:type="dxa"/>
            <w:tcBorders>
              <w:bottom w:val="single" w:sz="4" w:space="0" w:color="auto"/>
            </w:tcBorders>
          </w:tcPr>
          <w:p w14:paraId="1832C85E" w14:textId="2FF7B5F0" w:rsidR="00BC3346" w:rsidRPr="00BF2B97" w:rsidRDefault="007B1764"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0.667</w:t>
            </w:r>
          </w:p>
        </w:tc>
        <w:tc>
          <w:tcPr>
            <w:tcW w:w="1559" w:type="dxa"/>
            <w:tcBorders>
              <w:bottom w:val="single" w:sz="4" w:space="0" w:color="auto"/>
            </w:tcBorders>
          </w:tcPr>
          <w:p w14:paraId="6F3D7DAF" w14:textId="4D0B7A46" w:rsidR="00BC3346" w:rsidRPr="00BF2B97" w:rsidRDefault="0027288A"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1.000</w:t>
            </w:r>
          </w:p>
        </w:tc>
        <w:tc>
          <w:tcPr>
            <w:tcW w:w="1559" w:type="dxa"/>
            <w:tcBorders>
              <w:bottom w:val="single" w:sz="4" w:space="0" w:color="auto"/>
            </w:tcBorders>
          </w:tcPr>
          <w:p w14:paraId="250BA3FA" w14:textId="4C5EB136" w:rsidR="00BC3346" w:rsidRPr="00BF2B97" w:rsidRDefault="00BD6A1B"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NaN</w:t>
            </w:r>
          </w:p>
        </w:tc>
        <w:tc>
          <w:tcPr>
            <w:tcW w:w="1418" w:type="dxa"/>
            <w:tcBorders>
              <w:bottom w:val="single" w:sz="4" w:space="0" w:color="auto"/>
            </w:tcBorders>
          </w:tcPr>
          <w:p w14:paraId="4A9E7BF8" w14:textId="67C14007" w:rsidR="00BC3346" w:rsidRPr="00BF2B97" w:rsidRDefault="00105FFB" w:rsidP="00927E10">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0.000</w:t>
            </w:r>
          </w:p>
        </w:tc>
      </w:tr>
    </w:tbl>
    <w:p w14:paraId="7BC769DD" w14:textId="77777777" w:rsidR="00062CE2" w:rsidRPr="00BF2B97" w:rsidRDefault="00062CE2" w:rsidP="00A410AB">
      <w:pPr>
        <w:rPr>
          <w:rFonts w:ascii="Times New Roman" w:eastAsia="DengXian" w:hAnsi="Times New Roman" w:cs="Times New Roman"/>
          <w:lang w:eastAsia="zh-CN"/>
        </w:rPr>
      </w:pPr>
    </w:p>
    <w:p w14:paraId="3C6F7804" w14:textId="7BC23D75" w:rsidR="00D97153" w:rsidRPr="00BF2B97" w:rsidRDefault="00D97153"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The RF classifier was primarily designed to predict untested solvent and processing conditions for polymers represented in the training dataset, rather than to extrapolate to entirely unseen polymer chemistries. </w:t>
      </w:r>
      <w:r w:rsidR="00712AA9" w:rsidRPr="00BF2B97">
        <w:rPr>
          <w:rFonts w:ascii="Times New Roman" w:eastAsia="DengXian" w:hAnsi="Times New Roman" w:cs="Times New Roman"/>
          <w:lang w:eastAsia="zh-CN"/>
        </w:rPr>
        <w:t xml:space="preserve">Nevertheless, we assessed the cross-family transferability of the modeling framework using a leave-one-family-out analysis. In each iteration, all data points belonging to one polymer family were withheld as the test set, and an RF classifier was trained using data from all remaining families. Model performance was evaluated using average precision (AP), with the positive fraction of each held-out family used as the corresponding random-ranking baseline. Predictions at a </w:t>
      </w:r>
      <w:r w:rsidR="008C7D53" w:rsidRPr="008C7D53">
        <w:rPr>
          <w:rFonts w:ascii="Times New Roman" w:eastAsia="DengXian" w:hAnsi="Times New Roman" w:cs="Times New Roman"/>
          <w:lang w:eastAsia="zh-CN"/>
        </w:rPr>
        <w:t>RF prediction score</w:t>
      </w:r>
      <w:r w:rsidR="00712AA9" w:rsidRPr="00BF2B97">
        <w:rPr>
          <w:rFonts w:ascii="Times New Roman" w:eastAsia="DengXian" w:hAnsi="Times New Roman" w:cs="Times New Roman"/>
          <w:lang w:eastAsia="zh-CN"/>
        </w:rPr>
        <w:t xml:space="preserve"> threshold of 0.5 were also examined to assess threshold-dependent classification performance.</w:t>
      </w:r>
    </w:p>
    <w:p w14:paraId="319AD6EA" w14:textId="0F87921A" w:rsidR="00D97153" w:rsidRPr="00BF2B97" w:rsidRDefault="009B1033"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The concatenated leave-one-family-out predictions yielded an overall AP of 0.</w:t>
      </w:r>
      <w:r w:rsidR="000724A9">
        <w:rPr>
          <w:rFonts w:ascii="Times New Roman" w:eastAsia="DengXian" w:hAnsi="Times New Roman" w:cs="Times New Roman" w:hint="eastAsia"/>
          <w:lang w:eastAsia="zh-CN"/>
        </w:rPr>
        <w:t>614</w:t>
      </w:r>
      <w:r w:rsidRPr="00BF2B97">
        <w:rPr>
          <w:rFonts w:ascii="Times New Roman" w:eastAsia="DengXian" w:hAnsi="Times New Roman" w:cs="Times New Roman"/>
          <w:lang w:eastAsia="zh-CN"/>
        </w:rPr>
        <w:t>, compared with an overall positive-rate baseline of 0.3</w:t>
      </w:r>
      <w:r w:rsidR="00D74D2D" w:rsidRPr="00BF2B97">
        <w:rPr>
          <w:rFonts w:ascii="Times New Roman" w:eastAsia="DengXian" w:hAnsi="Times New Roman" w:cs="Times New Roman"/>
          <w:lang w:eastAsia="zh-CN"/>
        </w:rPr>
        <w:t>51</w:t>
      </w:r>
      <w:r w:rsidRPr="00BF2B97">
        <w:rPr>
          <w:rFonts w:ascii="Times New Roman" w:eastAsia="DengXian" w:hAnsi="Times New Roman" w:cs="Times New Roman"/>
          <w:lang w:eastAsia="zh-CN"/>
        </w:rPr>
        <w:t xml:space="preserve">, indicating that </w:t>
      </w:r>
      <w:r w:rsidR="0022080B">
        <w:rPr>
          <w:rFonts w:ascii="Times New Roman" w:eastAsia="DengXian" w:hAnsi="Times New Roman" w:cs="Times New Roman"/>
          <w:lang w:eastAsia="zh-CN"/>
        </w:rPr>
        <w:t>certain</w:t>
      </w:r>
      <w:r w:rsidR="0022080B"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xml:space="preserve">predictive information is transferable across polymer families. For the held-out NDI, II, </w:t>
      </w:r>
      <w:r w:rsidR="00DD575A">
        <w:rPr>
          <w:rFonts w:ascii="Times New Roman" w:eastAsia="DengXian" w:hAnsi="Times New Roman" w:cs="Times New Roman" w:hint="eastAsia"/>
          <w:lang w:eastAsia="zh-CN"/>
        </w:rPr>
        <w:t>Qx</w:t>
      </w:r>
      <w:r w:rsidRPr="00BF2B97">
        <w:rPr>
          <w:rFonts w:ascii="Times New Roman" w:eastAsia="DengXian" w:hAnsi="Times New Roman" w:cs="Times New Roman"/>
          <w:lang w:eastAsia="zh-CN"/>
        </w:rPr>
        <w:t xml:space="preserve">, DPP, and DOT families, the AP values exceeded their respective positive-rate baselines. The strongest relative improvements were observed for NDI and </w:t>
      </w:r>
      <w:r w:rsidR="006D3353" w:rsidRPr="00BF2B97">
        <w:rPr>
          <w:rFonts w:ascii="Times New Roman" w:eastAsia="DengXian" w:hAnsi="Times New Roman" w:cs="Times New Roman"/>
          <w:lang w:eastAsia="zh-CN"/>
        </w:rPr>
        <w:t>II</w:t>
      </w:r>
      <w:r w:rsidRPr="00BF2B97">
        <w:rPr>
          <w:rFonts w:ascii="Times New Roman" w:eastAsia="DengXian" w:hAnsi="Times New Roman" w:cs="Times New Roman"/>
          <w:lang w:eastAsia="zh-CN"/>
        </w:rPr>
        <w:t xml:space="preserve">, followed by DPP and </w:t>
      </w:r>
      <w:r w:rsidR="006D3353" w:rsidRPr="00BF2B97">
        <w:rPr>
          <w:rFonts w:ascii="Times New Roman" w:eastAsia="DengXian" w:hAnsi="Times New Roman" w:cs="Times New Roman"/>
          <w:lang w:eastAsia="zh-CN"/>
        </w:rPr>
        <w:t>DOT</w:t>
      </w:r>
      <w:r w:rsidRPr="00BF2B97">
        <w:rPr>
          <w:rFonts w:ascii="Times New Roman" w:eastAsia="DengXian" w:hAnsi="Times New Roman" w:cs="Times New Roman"/>
          <w:lang w:eastAsia="zh-CN"/>
        </w:rPr>
        <w:t>, whereas the improvement for Q</w:t>
      </w:r>
      <w:r w:rsidR="00230D06">
        <w:rPr>
          <w:rFonts w:ascii="Times New Roman" w:eastAsia="DengXian" w:hAnsi="Times New Roman" w:cs="Times New Roman" w:hint="eastAsia"/>
          <w:lang w:eastAsia="zh-CN"/>
        </w:rPr>
        <w:t>x</w:t>
      </w:r>
      <w:r w:rsidRPr="00BF2B97">
        <w:rPr>
          <w:rFonts w:ascii="Times New Roman" w:eastAsia="DengXian" w:hAnsi="Times New Roman" w:cs="Times New Roman"/>
          <w:lang w:eastAsia="zh-CN"/>
        </w:rPr>
        <w:t xml:space="preserve"> was more modest. These results indicate that the descriptors learned from the remaining families retain some ability to rank positive and negative cases within these held-out families.</w:t>
      </w:r>
    </w:p>
    <w:p w14:paraId="35365921" w14:textId="7A0568CB" w:rsidR="009B1033" w:rsidRPr="00BF2B97" w:rsidRDefault="009B1033"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However, an AP above the positive-rate baseline does not necessarily imply that the </w:t>
      </w:r>
      <w:r w:rsidR="00F2691D" w:rsidRPr="008C7D53">
        <w:rPr>
          <w:rFonts w:ascii="Times New Roman" w:eastAsia="DengXian" w:hAnsi="Times New Roman" w:cs="Times New Roman"/>
          <w:lang w:eastAsia="zh-CN"/>
        </w:rPr>
        <w:t>RF prediction score</w:t>
      </w:r>
      <w:r w:rsidR="00F2691D">
        <w:rPr>
          <w:rFonts w:ascii="Times New Roman" w:eastAsia="DengXian" w:hAnsi="Times New Roman" w:cs="Times New Roman" w:hint="eastAsia"/>
          <w:lang w:eastAsia="zh-CN"/>
        </w:rPr>
        <w:t>s</w:t>
      </w:r>
      <w:r w:rsidRPr="00BF2B97">
        <w:rPr>
          <w:rFonts w:ascii="Times New Roman" w:eastAsia="DengXian" w:hAnsi="Times New Roman" w:cs="Times New Roman"/>
          <w:lang w:eastAsia="zh-CN"/>
        </w:rPr>
        <w:t xml:space="preserve"> are well calibrated for the unseen family. For example, the DOT family exhibited an AP of 0.</w:t>
      </w:r>
      <w:r w:rsidR="004E3FAF" w:rsidRPr="00BF2B97">
        <w:rPr>
          <w:rFonts w:ascii="Times New Roman" w:eastAsia="DengXian" w:hAnsi="Times New Roman" w:cs="Times New Roman"/>
          <w:lang w:eastAsia="zh-CN"/>
        </w:rPr>
        <w:t>6</w:t>
      </w:r>
      <w:r w:rsidR="004E3FAF">
        <w:rPr>
          <w:rFonts w:ascii="Times New Roman" w:eastAsia="DengXian" w:hAnsi="Times New Roman" w:cs="Times New Roman" w:hint="eastAsia"/>
          <w:lang w:eastAsia="zh-CN"/>
        </w:rPr>
        <w:t>41</w:t>
      </w:r>
      <w:r w:rsidRPr="00BF2B97">
        <w:rPr>
          <w:rFonts w:ascii="Times New Roman" w:eastAsia="DengXian" w:hAnsi="Times New Roman" w:cs="Times New Roman"/>
          <w:lang w:eastAsia="zh-CN"/>
        </w:rPr>
        <w:t xml:space="preserve">, compared with a positive rate of 0.486, but </w:t>
      </w:r>
      <w:r w:rsidR="00190463">
        <w:rPr>
          <w:rFonts w:ascii="Times New Roman" w:eastAsia="DengXian" w:hAnsi="Times New Roman" w:cs="Times New Roman" w:hint="eastAsia"/>
          <w:lang w:eastAsia="zh-CN"/>
        </w:rPr>
        <w:t>only a few</w:t>
      </w:r>
      <w:r w:rsidR="00190463"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xml:space="preserve">of its data points were classified as positive at a </w:t>
      </w:r>
      <w:r w:rsidR="008C7D53" w:rsidRPr="008C7D53">
        <w:rPr>
          <w:rFonts w:ascii="Times New Roman" w:eastAsia="DengXian" w:hAnsi="Times New Roman" w:cs="Times New Roman"/>
          <w:lang w:eastAsia="zh-CN"/>
        </w:rPr>
        <w:t>RF prediction score</w:t>
      </w:r>
      <w:r w:rsidRPr="00BF2B97">
        <w:rPr>
          <w:rFonts w:ascii="Times New Roman" w:eastAsia="DengXian" w:hAnsi="Times New Roman" w:cs="Times New Roman"/>
          <w:lang w:eastAsia="zh-CN"/>
        </w:rPr>
        <w:t xml:space="preserve"> threshold of 0.5. Thus, the model retained useful ranking information for this family, while systematically assigning </w:t>
      </w:r>
      <w:r w:rsidR="00A63DFD" w:rsidRPr="008C7D53">
        <w:rPr>
          <w:rFonts w:ascii="Times New Roman" w:eastAsia="DengXian" w:hAnsi="Times New Roman" w:cs="Times New Roman"/>
          <w:lang w:eastAsia="zh-CN"/>
        </w:rPr>
        <w:t>RF prediction score</w:t>
      </w:r>
      <w:r w:rsidR="00A63DFD">
        <w:rPr>
          <w:rFonts w:ascii="Times New Roman" w:eastAsia="DengXian" w:hAnsi="Times New Roman" w:cs="Times New Roman" w:hint="eastAsia"/>
          <w:lang w:eastAsia="zh-CN"/>
        </w:rPr>
        <w:t>s</w:t>
      </w:r>
      <w:r w:rsidRPr="00BF2B97">
        <w:rPr>
          <w:rFonts w:ascii="Times New Roman" w:eastAsia="DengXian" w:hAnsi="Times New Roman" w:cs="Times New Roman"/>
          <w:lang w:eastAsia="zh-CN"/>
        </w:rPr>
        <w:t xml:space="preserve"> below </w:t>
      </w:r>
      <w:r w:rsidR="003F049F">
        <w:rPr>
          <w:rFonts w:ascii="Times New Roman" w:eastAsia="DengXian" w:hAnsi="Times New Roman" w:cs="Times New Roman"/>
          <w:lang w:eastAsia="zh-CN"/>
        </w:rPr>
        <w:t>0.5</w:t>
      </w:r>
      <w:r w:rsidRPr="00BF2B97">
        <w:rPr>
          <w:rFonts w:ascii="Times New Roman" w:eastAsia="DengXian" w:hAnsi="Times New Roman" w:cs="Times New Roman"/>
          <w:lang w:eastAsia="zh-CN"/>
        </w:rPr>
        <w:t xml:space="preserve">. Similar </w:t>
      </w:r>
      <w:r w:rsidRPr="00BF2B97">
        <w:rPr>
          <w:rFonts w:ascii="Times New Roman" w:eastAsia="DengXian" w:hAnsi="Times New Roman" w:cs="Times New Roman"/>
          <w:lang w:eastAsia="zh-CN"/>
        </w:rPr>
        <w:lastRenderedPageBreak/>
        <w:t>family-dependent differences between ranking performance and threshold-based classification indicate that a decision threshold established using the training families may not transfer directly to a structurally distinct family.</w:t>
      </w:r>
    </w:p>
    <w:p w14:paraId="11F7E61A" w14:textId="75B0C769" w:rsidR="00475994" w:rsidRPr="00BF2B97" w:rsidRDefault="005D0961"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For the Thiophene and</w:t>
      </w:r>
      <w:r w:rsidR="009A4B36">
        <w:rPr>
          <w:rFonts w:ascii="Times New Roman" w:eastAsia="DengXian" w:hAnsi="Times New Roman" w:cs="Times New Roman" w:hint="eastAsia"/>
          <w:lang w:eastAsia="zh-CN"/>
        </w:rPr>
        <w:t xml:space="preserve"> Ladder</w:t>
      </w:r>
      <w:r w:rsidRPr="00BF2B97">
        <w:rPr>
          <w:rFonts w:ascii="Times New Roman" w:eastAsia="DengXian" w:hAnsi="Times New Roman" w:cs="Times New Roman"/>
          <w:lang w:eastAsia="zh-CN"/>
        </w:rPr>
        <w:t xml:space="preserve"> groups, the AP values were lower than their positive-rate baselines, indicating little or no useful cross-family ranking performance. In particular, the Thiophene family contained a relatively low positive fraction and occupied a substantial portion of the dataset, yet its positive cases were not successfully distinguished by a model trained without thiophene-based polymers. The </w:t>
      </w:r>
      <w:r w:rsidR="009A4B36">
        <w:rPr>
          <w:rFonts w:ascii="Times New Roman" w:eastAsia="DengXian" w:hAnsi="Times New Roman" w:cs="Times New Roman" w:hint="eastAsia"/>
          <w:lang w:eastAsia="zh-CN"/>
        </w:rPr>
        <w:t>Ladder</w:t>
      </w:r>
      <w:r w:rsidRPr="00BF2B97">
        <w:rPr>
          <w:rFonts w:ascii="Times New Roman" w:eastAsia="DengXian" w:hAnsi="Times New Roman" w:cs="Times New Roman"/>
          <w:lang w:eastAsia="zh-CN"/>
        </w:rPr>
        <w:t xml:space="preserve"> category also showed poor transferability, which is unsurprising because it </w:t>
      </w:r>
      <w:r w:rsidR="00E83F17">
        <w:rPr>
          <w:rFonts w:ascii="Times New Roman" w:eastAsia="DengXian" w:hAnsi="Times New Roman" w:cs="Times New Roman" w:hint="eastAsia"/>
          <w:lang w:eastAsia="zh-CN"/>
        </w:rPr>
        <w:t xml:space="preserve">shows very different structure </w:t>
      </w:r>
      <w:r w:rsidR="00E83F17">
        <w:rPr>
          <w:rFonts w:ascii="Times New Roman" w:eastAsia="DengXian" w:hAnsi="Times New Roman" w:cs="Times New Roman"/>
          <w:lang w:eastAsia="zh-CN"/>
        </w:rPr>
        <w:t>compared</w:t>
      </w:r>
      <w:r w:rsidR="00E83F17">
        <w:rPr>
          <w:rFonts w:ascii="Times New Roman" w:eastAsia="DengXian" w:hAnsi="Times New Roman" w:cs="Times New Roman" w:hint="eastAsia"/>
          <w:lang w:eastAsia="zh-CN"/>
        </w:rPr>
        <w:t xml:space="preserve"> to other polymers</w:t>
      </w:r>
      <w:r w:rsidRPr="00BF2B97">
        <w:rPr>
          <w:rFonts w:ascii="Times New Roman" w:eastAsia="DengXian" w:hAnsi="Times New Roman" w:cs="Times New Roman"/>
          <w:lang w:eastAsia="zh-CN"/>
        </w:rPr>
        <w:t>.</w:t>
      </w:r>
    </w:p>
    <w:p w14:paraId="007CCC97" w14:textId="3B5E477B" w:rsidR="0086263C" w:rsidRPr="00BF2B97" w:rsidRDefault="0086263C"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The TPT famil</w:t>
      </w:r>
      <w:r w:rsidR="00E83F17">
        <w:rPr>
          <w:rFonts w:ascii="Times New Roman" w:eastAsia="DengXian" w:hAnsi="Times New Roman" w:cs="Times New Roman" w:hint="eastAsia"/>
          <w:lang w:eastAsia="zh-CN"/>
        </w:rPr>
        <w:t>y</w:t>
      </w:r>
      <w:r w:rsidRPr="00BF2B97">
        <w:rPr>
          <w:rFonts w:ascii="Times New Roman" w:eastAsia="DengXian" w:hAnsi="Times New Roman" w:cs="Times New Roman"/>
          <w:lang w:eastAsia="zh-CN"/>
        </w:rPr>
        <w:t xml:space="preserve"> contained no positive data points; therefore, AP and recall were undefined for </w:t>
      </w:r>
      <w:r w:rsidR="00FD07CF" w:rsidRPr="00BF2B97">
        <w:rPr>
          <w:rFonts w:ascii="Times New Roman" w:eastAsia="DengXian" w:hAnsi="Times New Roman" w:cs="Times New Roman"/>
          <w:lang w:eastAsia="zh-CN"/>
        </w:rPr>
        <w:t>th</w:t>
      </w:r>
      <w:r w:rsidR="00FD07CF">
        <w:rPr>
          <w:rFonts w:ascii="Times New Roman" w:eastAsia="DengXian" w:hAnsi="Times New Roman" w:cs="Times New Roman" w:hint="eastAsia"/>
          <w:lang w:eastAsia="zh-CN"/>
        </w:rPr>
        <w:t>is</w:t>
      </w:r>
      <w:r w:rsidR="00FD07CF"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xml:space="preserve">held-out set. At a </w:t>
      </w:r>
      <w:r w:rsidR="008C7D53" w:rsidRPr="008C7D53">
        <w:rPr>
          <w:rFonts w:ascii="Times New Roman" w:eastAsia="DengXian" w:hAnsi="Times New Roman" w:cs="Times New Roman"/>
          <w:lang w:eastAsia="zh-CN"/>
        </w:rPr>
        <w:t>RF prediction score</w:t>
      </w:r>
      <w:r w:rsidRPr="00BF2B97">
        <w:rPr>
          <w:rFonts w:ascii="Times New Roman" w:eastAsia="DengXian" w:hAnsi="Times New Roman" w:cs="Times New Roman"/>
          <w:lang w:eastAsia="zh-CN"/>
        </w:rPr>
        <w:t xml:space="preserve"> threshold of 0.5, the model incorrectly classified </w:t>
      </w:r>
      <w:r w:rsidR="00CE42E4" w:rsidRPr="00BF2B97">
        <w:rPr>
          <w:rFonts w:ascii="Times New Roman" w:eastAsia="DengXian" w:hAnsi="Times New Roman" w:cs="Times New Roman"/>
          <w:lang w:eastAsia="zh-CN"/>
        </w:rPr>
        <w:t>9</w:t>
      </w:r>
      <w:r w:rsidRPr="00BF2B97">
        <w:rPr>
          <w:rFonts w:ascii="Times New Roman" w:eastAsia="DengXian" w:hAnsi="Times New Roman" w:cs="Times New Roman"/>
          <w:lang w:eastAsia="zh-CN"/>
        </w:rPr>
        <w:t xml:space="preserve"> of 36 TPT data points as positive. These false-positive predictions further demonstrate that models trained on the remaining families cannot reliably establish the absolute classification boundary for these unseen chemical families.</w:t>
      </w:r>
    </w:p>
    <w:p w14:paraId="535E671C" w14:textId="2AE8FE2B" w:rsidR="00966D21" w:rsidRPr="00BF2B97" w:rsidRDefault="00966D21" w:rsidP="001958CA">
      <w:pPr>
        <w:jc w:val="both"/>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Overall, the leave-one-family-out analysis demonstrates partial but strongly family-dependent transferability. The current descriptors capture relationships that generalize to several polymer families, but the model does not consistently extrapolate across all backbone and side-chain chemistries, and its </w:t>
      </w:r>
      <w:r w:rsidR="008C7D53" w:rsidRPr="008C7D53">
        <w:rPr>
          <w:rFonts w:ascii="Times New Roman" w:eastAsia="DengXian" w:hAnsi="Times New Roman" w:cs="Times New Roman"/>
          <w:lang w:eastAsia="zh-CN"/>
        </w:rPr>
        <w:t>RF prediction score</w:t>
      </w:r>
      <w:r w:rsidRPr="00BF2B97">
        <w:rPr>
          <w:rFonts w:ascii="Times New Roman" w:eastAsia="DengXian" w:hAnsi="Times New Roman" w:cs="Times New Roman"/>
          <w:lang w:eastAsia="zh-CN"/>
        </w:rPr>
        <w:t xml:space="preserve"> calibration can shift substantially for an unseen family. Therefore, predictions for polymers outside the chemical domain represented in the training dataset should be treated as exploratory and require experimental validation or model updating with representative data from the new polymer family.</w:t>
      </w:r>
    </w:p>
    <w:p w14:paraId="42C51EE8" w14:textId="476B9236" w:rsidR="00B81CCC" w:rsidRPr="00BF2B97" w:rsidRDefault="00E96B83" w:rsidP="001958CA">
      <w:pPr>
        <w:jc w:val="both"/>
        <w:rPr>
          <w:rFonts w:ascii="Times New Roman" w:eastAsia="DengXian" w:hAnsi="Times New Roman" w:cs="Times New Roman"/>
          <w:lang w:eastAsia="zh-CN"/>
        </w:rPr>
      </w:pPr>
      <w:r w:rsidRPr="00E96B83">
        <w:rPr>
          <w:rFonts w:ascii="Times New Roman" w:eastAsia="DengXian" w:hAnsi="Times New Roman" w:cs="Times New Roman"/>
          <w:lang w:eastAsia="zh-CN"/>
        </w:rPr>
        <w:t xml:space="preserve">We </w:t>
      </w:r>
      <w:r w:rsidR="00FC1C77">
        <w:rPr>
          <w:rFonts w:ascii="Times New Roman" w:eastAsia="DengXian" w:hAnsi="Times New Roman" w:cs="Times New Roman"/>
          <w:lang w:eastAsia="zh-CN"/>
        </w:rPr>
        <w:t xml:space="preserve">also </w:t>
      </w:r>
      <w:r w:rsidRPr="00E96B83">
        <w:rPr>
          <w:rFonts w:ascii="Times New Roman" w:eastAsia="DengXian" w:hAnsi="Times New Roman" w:cs="Times New Roman"/>
          <w:lang w:eastAsia="zh-CN"/>
        </w:rPr>
        <w:t>performed leave-one-polymer-out and leave-one-solvent-out analyses. Pooling the held-out predictions yielded overall APs of 0.671 and 0.680, respectively, supporting the model’s ability to generalize to unseen polymers within represented polymer families.</w:t>
      </w:r>
      <w:r w:rsidR="00AB6FEF">
        <w:rPr>
          <w:rFonts w:ascii="Times New Roman" w:eastAsia="DengXian" w:hAnsi="Times New Roman" w:cs="Times New Roman" w:hint="eastAsia"/>
          <w:lang w:eastAsia="zh-CN"/>
        </w:rPr>
        <w:t xml:space="preserve"> The</w:t>
      </w:r>
      <w:r w:rsidR="00081B34">
        <w:rPr>
          <w:rFonts w:ascii="Times New Roman" w:eastAsia="DengXian" w:hAnsi="Times New Roman" w:cs="Times New Roman" w:hint="eastAsia"/>
          <w:lang w:eastAsia="zh-CN"/>
        </w:rPr>
        <w:t xml:space="preserve"> results of</w:t>
      </w:r>
      <w:r w:rsidR="00AB6FEF">
        <w:rPr>
          <w:rFonts w:ascii="Times New Roman" w:eastAsia="DengXian" w:hAnsi="Times New Roman" w:cs="Times New Roman" w:hint="eastAsia"/>
          <w:lang w:eastAsia="zh-CN"/>
        </w:rPr>
        <w:t xml:space="preserve"> ten most </w:t>
      </w:r>
      <w:r w:rsidR="00081B34">
        <w:rPr>
          <w:rFonts w:ascii="Times New Roman" w:eastAsia="DengXian" w:hAnsi="Times New Roman" w:cs="Times New Roman" w:hint="eastAsia"/>
          <w:lang w:eastAsia="zh-CN"/>
        </w:rPr>
        <w:t xml:space="preserve">frequent </w:t>
      </w:r>
      <w:r w:rsidR="00BA2B7B">
        <w:rPr>
          <w:rFonts w:ascii="Times New Roman" w:eastAsia="DengXian" w:hAnsi="Times New Roman" w:cs="Times New Roman"/>
          <w:lang w:eastAsia="zh-CN"/>
        </w:rPr>
        <w:t>solvents</w:t>
      </w:r>
      <w:r w:rsidR="00081B34">
        <w:rPr>
          <w:rFonts w:ascii="Times New Roman" w:eastAsia="DengXian" w:hAnsi="Times New Roman" w:cs="Times New Roman" w:hint="eastAsia"/>
          <w:lang w:eastAsia="zh-CN"/>
        </w:rPr>
        <w:t xml:space="preserve"> in the dataset are shown in </w:t>
      </w:r>
      <w:r w:rsidR="00081B34" w:rsidRPr="001958CA">
        <w:rPr>
          <w:rFonts w:ascii="Times New Roman" w:eastAsia="DengXian" w:hAnsi="Times New Roman" w:cs="Times New Roman"/>
          <w:b/>
          <w:bCs/>
          <w:lang w:eastAsia="zh-CN"/>
        </w:rPr>
        <w:t>Table S5</w:t>
      </w:r>
      <w:r w:rsidR="00081B34">
        <w:rPr>
          <w:rFonts w:ascii="Times New Roman" w:eastAsia="DengXian" w:hAnsi="Times New Roman" w:cs="Times New Roman" w:hint="eastAsia"/>
          <w:lang w:eastAsia="zh-CN"/>
        </w:rPr>
        <w:t xml:space="preserve">, </w:t>
      </w:r>
      <w:r w:rsidR="00BA2B7B">
        <w:rPr>
          <w:rFonts w:ascii="Times New Roman" w:eastAsia="DengXian" w:hAnsi="Times New Roman" w:cs="Times New Roman" w:hint="eastAsia"/>
          <w:lang w:eastAsia="zh-CN"/>
        </w:rPr>
        <w:t xml:space="preserve">the obvious larger AP </w:t>
      </w:r>
      <w:r w:rsidR="00BA2B7B">
        <w:rPr>
          <w:rFonts w:ascii="Times New Roman" w:eastAsia="DengXian" w:hAnsi="Times New Roman" w:cs="Times New Roman"/>
          <w:lang w:eastAsia="zh-CN"/>
        </w:rPr>
        <w:t>comparing</w:t>
      </w:r>
      <w:r w:rsidR="00BA2B7B">
        <w:rPr>
          <w:rFonts w:ascii="Times New Roman" w:eastAsia="DengXian" w:hAnsi="Times New Roman" w:cs="Times New Roman" w:hint="eastAsia"/>
          <w:lang w:eastAsia="zh-CN"/>
        </w:rPr>
        <w:t xml:space="preserve"> to baseline indicates the good performance to unseen solvents.</w:t>
      </w:r>
    </w:p>
    <w:p w14:paraId="0719264A" w14:textId="319B5DC1" w:rsidR="00BA2B7B" w:rsidRPr="00BF2B97" w:rsidRDefault="00BA2B7B" w:rsidP="001958CA">
      <w:pPr>
        <w:pStyle w:val="Caption"/>
        <w:keepNext/>
        <w:tabs>
          <w:tab w:val="center" w:pos="4680"/>
        </w:tabs>
        <w:jc w:val="center"/>
        <w:rPr>
          <w:rFonts w:ascii="Times New Roman" w:hAnsi="Times New Roman" w:cs="Times New Roman"/>
          <w:sz w:val="28"/>
          <w:szCs w:val="28"/>
          <w:lang w:eastAsia="zh-CN"/>
        </w:rPr>
      </w:pPr>
      <w:r w:rsidRPr="00BF2B97">
        <w:rPr>
          <w:rFonts w:ascii="Times New Roman" w:hAnsi="Times New Roman" w:cs="Times New Roman"/>
          <w:b/>
          <w:bCs/>
          <w:sz w:val="28"/>
          <w:szCs w:val="28"/>
        </w:rPr>
        <w:t>Table S</w:t>
      </w:r>
      <w:r>
        <w:rPr>
          <w:rFonts w:ascii="Times New Roman" w:hAnsi="Times New Roman" w:cs="Times New Roman" w:hint="eastAsia"/>
          <w:b/>
          <w:bCs/>
          <w:sz w:val="28"/>
          <w:szCs w:val="28"/>
          <w:lang w:eastAsia="zh-CN"/>
        </w:rPr>
        <w:t>5</w:t>
      </w:r>
      <w:r w:rsidRPr="00BF2B97">
        <w:rPr>
          <w:rFonts w:ascii="Times New Roman" w:hAnsi="Times New Roman" w:cs="Times New Roman"/>
          <w:b/>
          <w:bCs/>
          <w:sz w:val="28"/>
          <w:szCs w:val="28"/>
          <w:lang w:eastAsia="zh-CN"/>
        </w:rPr>
        <w:t>.</w:t>
      </w:r>
      <w:r w:rsidRPr="00BF2B97">
        <w:rPr>
          <w:rFonts w:ascii="Times New Roman" w:hAnsi="Times New Roman" w:cs="Times New Roman"/>
          <w:sz w:val="28"/>
          <w:szCs w:val="28"/>
          <w:lang w:eastAsia="zh-CN"/>
        </w:rPr>
        <w:t xml:space="preserve"> Results of leave-one-</w:t>
      </w:r>
      <w:r>
        <w:rPr>
          <w:rFonts w:ascii="Times New Roman" w:hAnsi="Times New Roman" w:cs="Times New Roman" w:hint="eastAsia"/>
          <w:sz w:val="28"/>
          <w:szCs w:val="28"/>
          <w:lang w:eastAsia="zh-CN"/>
        </w:rPr>
        <w:t>solvent</w:t>
      </w:r>
      <w:r w:rsidRPr="00BF2B97">
        <w:rPr>
          <w:rFonts w:ascii="Times New Roman" w:hAnsi="Times New Roman" w:cs="Times New Roman"/>
          <w:sz w:val="28"/>
          <w:szCs w:val="28"/>
          <w:lang w:eastAsia="zh-CN"/>
        </w:rPr>
        <w:t>-out evaluation.</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20" w:firstRow="1" w:lastRow="0" w:firstColumn="0" w:lastColumn="0" w:noHBand="0" w:noVBand="1"/>
      </w:tblPr>
      <w:tblGrid>
        <w:gridCol w:w="2127"/>
        <w:gridCol w:w="1417"/>
        <w:gridCol w:w="1276"/>
        <w:gridCol w:w="1559"/>
        <w:gridCol w:w="1559"/>
        <w:gridCol w:w="1418"/>
      </w:tblGrid>
      <w:tr w:rsidR="00BA2B7B" w:rsidRPr="00BF2B97" w14:paraId="2F140B17" w14:textId="77777777" w:rsidTr="001958CA">
        <w:trPr>
          <w:trHeight w:hRule="exact" w:val="624"/>
        </w:trPr>
        <w:tc>
          <w:tcPr>
            <w:tcW w:w="2127" w:type="dxa"/>
            <w:tcBorders>
              <w:top w:val="single" w:sz="4" w:space="0" w:color="auto"/>
              <w:bottom w:val="single" w:sz="4" w:space="0" w:color="auto"/>
            </w:tcBorders>
            <w:hideMark/>
          </w:tcPr>
          <w:p w14:paraId="6ADE9595" w14:textId="616793A2" w:rsidR="00BA2B7B" w:rsidRPr="009C0D85" w:rsidRDefault="00BA2B7B" w:rsidP="009C0D85">
            <w:pPr>
              <w:spacing w:after="160" w:line="278" w:lineRule="auto"/>
              <w:rPr>
                <w:rFonts w:ascii="Times New Roman" w:eastAsia="DengXian" w:hAnsi="Times New Roman" w:cs="Times New Roman"/>
                <w:b/>
                <w:bCs/>
                <w:lang w:eastAsia="zh-CN"/>
              </w:rPr>
            </w:pPr>
            <w:r>
              <w:rPr>
                <w:rFonts w:ascii="Times New Roman" w:eastAsia="DengXian" w:hAnsi="Times New Roman" w:cs="Times New Roman" w:hint="eastAsia"/>
                <w:b/>
                <w:bCs/>
                <w:lang w:eastAsia="zh-CN"/>
              </w:rPr>
              <w:t>Solvent</w:t>
            </w:r>
            <w:r w:rsidRPr="009C0D85">
              <w:rPr>
                <w:rFonts w:ascii="Times New Roman" w:eastAsia="DengXian" w:hAnsi="Times New Roman" w:cs="Times New Roman" w:hint="eastAsia"/>
                <w:b/>
                <w:bCs/>
                <w:lang w:eastAsia="zh-CN"/>
              </w:rPr>
              <w:t xml:space="preserve"> Name</w:t>
            </w:r>
          </w:p>
        </w:tc>
        <w:tc>
          <w:tcPr>
            <w:tcW w:w="1417" w:type="dxa"/>
            <w:tcBorders>
              <w:top w:val="single" w:sz="4" w:space="0" w:color="auto"/>
              <w:bottom w:val="single" w:sz="4" w:space="0" w:color="auto"/>
            </w:tcBorders>
            <w:hideMark/>
          </w:tcPr>
          <w:p w14:paraId="781D77E0" w14:textId="77777777" w:rsidR="00BA2B7B" w:rsidRPr="00BF2B97" w:rsidRDefault="00BA2B7B" w:rsidP="009C0D85">
            <w:pPr>
              <w:spacing w:after="160" w:line="278" w:lineRule="auto"/>
              <w:rPr>
                <w:rFonts w:ascii="Times New Roman" w:eastAsia="DengXian" w:hAnsi="Times New Roman" w:cs="Times New Roman"/>
                <w:b/>
                <w:bCs/>
                <w:lang w:eastAsia="zh-CN"/>
              </w:rPr>
            </w:pPr>
            <w:r>
              <w:rPr>
                <w:rFonts w:ascii="Times New Roman" w:eastAsia="DengXian" w:hAnsi="Times New Roman" w:cs="Times New Roman" w:hint="eastAsia"/>
                <w:b/>
                <w:bCs/>
                <w:lang w:eastAsia="zh-CN"/>
              </w:rPr>
              <w:t>Data Point Number</w:t>
            </w:r>
          </w:p>
        </w:tc>
        <w:tc>
          <w:tcPr>
            <w:tcW w:w="1276" w:type="dxa"/>
            <w:tcBorders>
              <w:top w:val="single" w:sz="4" w:space="0" w:color="auto"/>
              <w:bottom w:val="single" w:sz="4" w:space="0" w:color="auto"/>
            </w:tcBorders>
            <w:hideMark/>
          </w:tcPr>
          <w:p w14:paraId="1D8CCB3B" w14:textId="77777777"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 xml:space="preserve">Positive </w:t>
            </w:r>
            <w:r>
              <w:rPr>
                <w:rFonts w:ascii="Times New Roman" w:eastAsia="DengXian" w:hAnsi="Times New Roman" w:cs="Times New Roman" w:hint="eastAsia"/>
                <w:b/>
                <w:bCs/>
                <w:lang w:eastAsia="zh-CN"/>
              </w:rPr>
              <w:t>R</w:t>
            </w:r>
            <w:r w:rsidRPr="00BF2B97">
              <w:rPr>
                <w:rFonts w:ascii="Times New Roman" w:eastAsia="DengXian" w:hAnsi="Times New Roman" w:cs="Times New Roman"/>
                <w:b/>
                <w:bCs/>
                <w:lang w:eastAsia="zh-CN"/>
              </w:rPr>
              <w:t>ate</w:t>
            </w:r>
          </w:p>
        </w:tc>
        <w:tc>
          <w:tcPr>
            <w:tcW w:w="1559" w:type="dxa"/>
            <w:tcBorders>
              <w:top w:val="single" w:sz="4" w:space="0" w:color="auto"/>
              <w:bottom w:val="single" w:sz="4" w:space="0" w:color="auto"/>
            </w:tcBorders>
            <w:hideMark/>
          </w:tcPr>
          <w:p w14:paraId="3D5D5DD7" w14:textId="77777777"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AP</w:t>
            </w:r>
          </w:p>
        </w:tc>
        <w:tc>
          <w:tcPr>
            <w:tcW w:w="1559" w:type="dxa"/>
            <w:tcBorders>
              <w:top w:val="single" w:sz="4" w:space="0" w:color="auto"/>
              <w:bottom w:val="single" w:sz="4" w:space="0" w:color="auto"/>
            </w:tcBorders>
            <w:hideMark/>
          </w:tcPr>
          <w:p w14:paraId="41E5DEEA" w14:textId="77777777" w:rsidR="00BA2B7B" w:rsidRPr="009C0D85" w:rsidRDefault="00BA2B7B" w:rsidP="009C0D85">
            <w:pPr>
              <w:spacing w:after="160" w:line="278" w:lineRule="auto"/>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Precision</w:t>
            </w:r>
            <w:r>
              <w:rPr>
                <w:rFonts w:ascii="Times New Roman" w:eastAsia="DengXian" w:hAnsi="Times New Roman" w:cs="Times New Roman" w:hint="eastAsia"/>
                <w:b/>
                <w:bCs/>
                <w:lang w:eastAsia="zh-CN"/>
              </w:rPr>
              <w:t xml:space="preserve"> </w:t>
            </w:r>
            <w:r w:rsidRPr="00BF2B97">
              <w:rPr>
                <w:rFonts w:ascii="Times New Roman" w:eastAsia="DengXian" w:hAnsi="Times New Roman" w:cs="Times New Roman"/>
                <w:b/>
                <w:bCs/>
                <w:lang w:eastAsia="zh-CN"/>
              </w:rPr>
              <w:t>@0.5</w:t>
            </w:r>
          </w:p>
        </w:tc>
        <w:tc>
          <w:tcPr>
            <w:tcW w:w="1418" w:type="dxa"/>
            <w:tcBorders>
              <w:top w:val="single" w:sz="4" w:space="0" w:color="auto"/>
              <w:bottom w:val="single" w:sz="4" w:space="0" w:color="auto"/>
            </w:tcBorders>
            <w:hideMark/>
          </w:tcPr>
          <w:p w14:paraId="2AA5A0BC" w14:textId="77777777"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Recall</w:t>
            </w:r>
            <w:r>
              <w:rPr>
                <w:rFonts w:ascii="Times New Roman" w:eastAsia="DengXian" w:hAnsi="Times New Roman" w:cs="Times New Roman" w:hint="eastAsia"/>
                <w:b/>
                <w:bCs/>
                <w:lang w:eastAsia="zh-CN"/>
              </w:rPr>
              <w:t xml:space="preserve">      </w:t>
            </w:r>
            <w:r w:rsidRPr="00BF2B97">
              <w:rPr>
                <w:rFonts w:ascii="Times New Roman" w:eastAsia="DengXian" w:hAnsi="Times New Roman" w:cs="Times New Roman"/>
                <w:b/>
                <w:bCs/>
                <w:lang w:eastAsia="zh-CN"/>
              </w:rPr>
              <w:t>@0.5</w:t>
            </w:r>
          </w:p>
        </w:tc>
      </w:tr>
      <w:tr w:rsidR="00BA2B7B" w:rsidRPr="00BF2B97" w14:paraId="1E50F5C4" w14:textId="77777777" w:rsidTr="001958CA">
        <w:trPr>
          <w:trHeight w:hRule="exact" w:val="340"/>
        </w:trPr>
        <w:tc>
          <w:tcPr>
            <w:tcW w:w="2127" w:type="dxa"/>
            <w:tcBorders>
              <w:top w:val="single" w:sz="4" w:space="0" w:color="auto"/>
            </w:tcBorders>
            <w:hideMark/>
          </w:tcPr>
          <w:p w14:paraId="2EFA2D13" w14:textId="3FEB2418" w:rsidR="00BA2B7B" w:rsidRPr="00BF2B97" w:rsidRDefault="00BA2B7B" w:rsidP="009C0D85">
            <w:pPr>
              <w:spacing w:after="160" w:line="278" w:lineRule="auto"/>
              <w:rPr>
                <w:rFonts w:ascii="Times New Roman" w:eastAsia="DengXian" w:hAnsi="Times New Roman" w:cs="Times New Roman"/>
                <w:lang w:eastAsia="zh-CN"/>
              </w:rPr>
            </w:pPr>
            <w:r w:rsidRPr="00BA2B7B">
              <w:rPr>
                <w:rFonts w:ascii="Times New Roman" w:eastAsia="DengXian" w:hAnsi="Times New Roman" w:cs="Times New Roman"/>
                <w:lang w:eastAsia="zh-CN"/>
              </w:rPr>
              <w:t>Chlorobenzene</w:t>
            </w:r>
          </w:p>
        </w:tc>
        <w:tc>
          <w:tcPr>
            <w:tcW w:w="1417" w:type="dxa"/>
            <w:tcBorders>
              <w:top w:val="single" w:sz="4" w:space="0" w:color="auto"/>
            </w:tcBorders>
            <w:hideMark/>
          </w:tcPr>
          <w:p w14:paraId="4EA002D3" w14:textId="227B9D58"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2</w:t>
            </w:r>
            <w:r w:rsidR="00AA1260">
              <w:rPr>
                <w:rFonts w:ascii="Times New Roman" w:eastAsia="DengXian" w:hAnsi="Times New Roman" w:cs="Times New Roman" w:hint="eastAsia"/>
                <w:lang w:eastAsia="zh-CN"/>
              </w:rPr>
              <w:t>06</w:t>
            </w:r>
          </w:p>
        </w:tc>
        <w:tc>
          <w:tcPr>
            <w:tcW w:w="1276" w:type="dxa"/>
            <w:tcBorders>
              <w:top w:val="single" w:sz="4" w:space="0" w:color="auto"/>
            </w:tcBorders>
            <w:hideMark/>
          </w:tcPr>
          <w:p w14:paraId="6B993915" w14:textId="6C860376"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510</w:t>
            </w:r>
          </w:p>
        </w:tc>
        <w:tc>
          <w:tcPr>
            <w:tcW w:w="1559" w:type="dxa"/>
            <w:tcBorders>
              <w:top w:val="single" w:sz="4" w:space="0" w:color="auto"/>
            </w:tcBorders>
            <w:hideMark/>
          </w:tcPr>
          <w:p w14:paraId="702FD210" w14:textId="2885904B"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727FB">
              <w:rPr>
                <w:rFonts w:ascii="Times New Roman" w:eastAsia="DengXian" w:hAnsi="Times New Roman" w:cs="Times New Roman" w:hint="eastAsia"/>
                <w:lang w:eastAsia="zh-CN"/>
              </w:rPr>
              <w:t>845</w:t>
            </w:r>
          </w:p>
        </w:tc>
        <w:tc>
          <w:tcPr>
            <w:tcW w:w="1559" w:type="dxa"/>
            <w:tcBorders>
              <w:top w:val="single" w:sz="4" w:space="0" w:color="auto"/>
            </w:tcBorders>
            <w:hideMark/>
          </w:tcPr>
          <w:p w14:paraId="759A9E54" w14:textId="18C5AD38"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16A8E">
              <w:rPr>
                <w:rFonts w:ascii="Times New Roman" w:eastAsia="DengXian" w:hAnsi="Times New Roman" w:cs="Times New Roman" w:hint="eastAsia"/>
                <w:lang w:eastAsia="zh-CN"/>
              </w:rPr>
              <w:t>942</w:t>
            </w:r>
          </w:p>
        </w:tc>
        <w:tc>
          <w:tcPr>
            <w:tcW w:w="1418" w:type="dxa"/>
            <w:tcBorders>
              <w:top w:val="single" w:sz="4" w:space="0" w:color="auto"/>
            </w:tcBorders>
            <w:hideMark/>
          </w:tcPr>
          <w:p w14:paraId="47B8F9B8" w14:textId="079840BA"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C1678">
              <w:rPr>
                <w:rFonts w:ascii="Times New Roman" w:eastAsia="DengXian" w:hAnsi="Times New Roman" w:cs="Times New Roman" w:hint="eastAsia"/>
                <w:lang w:eastAsia="zh-CN"/>
              </w:rPr>
              <w:t>463</w:t>
            </w:r>
          </w:p>
        </w:tc>
      </w:tr>
      <w:tr w:rsidR="00BA2B7B" w:rsidRPr="00BF2B97" w14:paraId="3F20B93A" w14:textId="77777777" w:rsidTr="001958CA">
        <w:trPr>
          <w:trHeight w:hRule="exact" w:val="340"/>
        </w:trPr>
        <w:tc>
          <w:tcPr>
            <w:tcW w:w="2127" w:type="dxa"/>
            <w:hideMark/>
          </w:tcPr>
          <w:p w14:paraId="22F12597" w14:textId="5C471F49" w:rsidR="00BA2B7B" w:rsidRPr="00BF2B97" w:rsidRDefault="00BA2B7B" w:rsidP="009C0D85">
            <w:pPr>
              <w:spacing w:after="160" w:line="278" w:lineRule="auto"/>
              <w:rPr>
                <w:rFonts w:ascii="Times New Roman" w:eastAsia="DengXian" w:hAnsi="Times New Roman" w:cs="Times New Roman"/>
                <w:lang w:eastAsia="zh-CN"/>
              </w:rPr>
            </w:pPr>
            <w:r w:rsidRPr="00BA2B7B">
              <w:rPr>
                <w:rFonts w:ascii="Times New Roman" w:eastAsia="DengXian" w:hAnsi="Times New Roman" w:cs="Times New Roman"/>
                <w:lang w:eastAsia="zh-CN"/>
              </w:rPr>
              <w:t>Chloroform</w:t>
            </w:r>
          </w:p>
        </w:tc>
        <w:tc>
          <w:tcPr>
            <w:tcW w:w="1417" w:type="dxa"/>
            <w:hideMark/>
          </w:tcPr>
          <w:p w14:paraId="183BCCFA" w14:textId="2F3F706B"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1</w:t>
            </w:r>
            <w:r w:rsidR="00AA1260">
              <w:rPr>
                <w:rFonts w:ascii="Times New Roman" w:eastAsia="DengXian" w:hAnsi="Times New Roman" w:cs="Times New Roman" w:hint="eastAsia"/>
                <w:lang w:eastAsia="zh-CN"/>
              </w:rPr>
              <w:t>13</w:t>
            </w:r>
          </w:p>
        </w:tc>
        <w:tc>
          <w:tcPr>
            <w:tcW w:w="1276" w:type="dxa"/>
            <w:hideMark/>
          </w:tcPr>
          <w:p w14:paraId="4933525C" w14:textId="05C76FC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478</w:t>
            </w:r>
          </w:p>
        </w:tc>
        <w:tc>
          <w:tcPr>
            <w:tcW w:w="1559" w:type="dxa"/>
            <w:hideMark/>
          </w:tcPr>
          <w:p w14:paraId="50EB6E76" w14:textId="690B2B3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0.7</w:t>
            </w:r>
            <w:r w:rsidR="00A727FB">
              <w:rPr>
                <w:rFonts w:ascii="Times New Roman" w:eastAsia="DengXian" w:hAnsi="Times New Roman" w:cs="Times New Roman" w:hint="eastAsia"/>
                <w:lang w:eastAsia="zh-CN"/>
              </w:rPr>
              <w:t>35</w:t>
            </w:r>
          </w:p>
        </w:tc>
        <w:tc>
          <w:tcPr>
            <w:tcW w:w="1559" w:type="dxa"/>
            <w:hideMark/>
          </w:tcPr>
          <w:p w14:paraId="72F972F1" w14:textId="2B048882"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16A8E">
              <w:rPr>
                <w:rFonts w:ascii="Times New Roman" w:eastAsia="DengXian" w:hAnsi="Times New Roman" w:cs="Times New Roman" w:hint="eastAsia"/>
                <w:lang w:eastAsia="zh-CN"/>
              </w:rPr>
              <w:t>960</w:t>
            </w:r>
          </w:p>
        </w:tc>
        <w:tc>
          <w:tcPr>
            <w:tcW w:w="1418" w:type="dxa"/>
            <w:hideMark/>
          </w:tcPr>
          <w:p w14:paraId="66BB6BBA" w14:textId="45F413A1"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C1678">
              <w:rPr>
                <w:rFonts w:ascii="Times New Roman" w:eastAsia="DengXian" w:hAnsi="Times New Roman" w:cs="Times New Roman" w:hint="eastAsia"/>
                <w:lang w:eastAsia="zh-CN"/>
              </w:rPr>
              <w:t>444</w:t>
            </w:r>
          </w:p>
        </w:tc>
      </w:tr>
      <w:tr w:rsidR="00BA2B7B" w:rsidRPr="00BF2B97" w14:paraId="08F6F158" w14:textId="77777777" w:rsidTr="001958CA">
        <w:trPr>
          <w:trHeight w:hRule="exact" w:val="340"/>
        </w:trPr>
        <w:tc>
          <w:tcPr>
            <w:tcW w:w="2127" w:type="dxa"/>
            <w:hideMark/>
          </w:tcPr>
          <w:p w14:paraId="7515F2E2" w14:textId="7225DC58" w:rsidR="00BA2B7B" w:rsidRPr="00BF2B97" w:rsidRDefault="001D79D9" w:rsidP="009C0D85">
            <w:pPr>
              <w:spacing w:after="160" w:line="278" w:lineRule="auto"/>
              <w:rPr>
                <w:rFonts w:ascii="Times New Roman" w:eastAsia="DengXian" w:hAnsi="Times New Roman" w:cs="Times New Roman"/>
                <w:lang w:eastAsia="zh-CN"/>
              </w:rPr>
            </w:pPr>
            <w:r w:rsidRPr="001D79D9">
              <w:rPr>
                <w:rFonts w:ascii="Times New Roman" w:eastAsia="DengXian" w:hAnsi="Times New Roman" w:cs="Times New Roman"/>
                <w:lang w:eastAsia="zh-CN"/>
              </w:rPr>
              <w:t>o-Dichlorobenzene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32"/>
              <w:gridCol w:w="260"/>
            </w:tblGrid>
            <w:tr w:rsidR="00BA2B7B" w:rsidRPr="00BA2B7B" w14:paraId="12DF8186" w14:textId="77777777">
              <w:tc>
                <w:tcPr>
                  <w:tcW w:w="1932" w:type="dxa"/>
                  <w:tcBorders>
                    <w:top w:val="nil"/>
                    <w:left w:val="nil"/>
                    <w:bottom w:val="nil"/>
                    <w:right w:val="nil"/>
                  </w:tcBorders>
                  <w:shd w:val="clear" w:color="auto" w:fill="FFFFFF"/>
                  <w:tcMar>
                    <w:top w:w="120" w:type="dxa"/>
                    <w:left w:w="120" w:type="dxa"/>
                    <w:bottom w:w="120" w:type="dxa"/>
                    <w:right w:w="120" w:type="dxa"/>
                  </w:tcMar>
                  <w:vAlign w:val="center"/>
                  <w:hideMark/>
                </w:tcPr>
                <w:p w14:paraId="6613B558" w14:textId="77777777" w:rsidR="00BA2B7B" w:rsidRPr="00BA2B7B" w:rsidRDefault="00BA2B7B" w:rsidP="00BA2B7B">
                  <w:pPr>
                    <w:spacing w:after="240" w:line="240" w:lineRule="auto"/>
                    <w:jc w:val="right"/>
                    <w:rPr>
                      <w:rFonts w:ascii="Segoe UI" w:eastAsia="SimSun" w:hAnsi="Segoe UI" w:cs="Segoe UI"/>
                      <w:kern w:val="0"/>
                      <w:sz w:val="20"/>
                      <w:szCs w:val="20"/>
                      <w:lang w:eastAsia="zh-CN"/>
                      <w14:ligatures w14:val="none"/>
                    </w:rPr>
                  </w:pPr>
                  <w:r w:rsidRPr="00BA2B7B">
                    <w:rPr>
                      <w:rFonts w:ascii="Segoe UI" w:eastAsia="SimSun" w:hAnsi="Segoe UI" w:cs="Segoe UI"/>
                      <w:kern w:val="0"/>
                      <w:sz w:val="20"/>
                      <w:szCs w:val="20"/>
                      <w:lang w:eastAsia="zh-CN"/>
                      <w14:ligatures w14:val="none"/>
                    </w:rPr>
                    <w:t>o-Dichlorobenzene</w:t>
                  </w:r>
                </w:p>
              </w:tc>
              <w:tc>
                <w:tcPr>
                  <w:tcW w:w="246" w:type="dxa"/>
                  <w:tcBorders>
                    <w:top w:val="nil"/>
                    <w:left w:val="nil"/>
                    <w:bottom w:val="nil"/>
                    <w:right w:val="nil"/>
                  </w:tcBorders>
                  <w:shd w:val="clear" w:color="auto" w:fill="FFFFFF"/>
                  <w:tcMar>
                    <w:top w:w="120" w:type="dxa"/>
                    <w:left w:w="120" w:type="dxa"/>
                    <w:bottom w:w="120" w:type="dxa"/>
                    <w:right w:w="120" w:type="dxa"/>
                  </w:tcMar>
                  <w:vAlign w:val="center"/>
                  <w:hideMark/>
                </w:tcPr>
                <w:p w14:paraId="1D20EAE1" w14:textId="77777777" w:rsidR="00BA2B7B" w:rsidRPr="00BA2B7B" w:rsidRDefault="00BA2B7B" w:rsidP="00BA2B7B">
                  <w:pPr>
                    <w:spacing w:after="240" w:line="240" w:lineRule="auto"/>
                    <w:jc w:val="right"/>
                    <w:rPr>
                      <w:rFonts w:ascii="Segoe UI" w:eastAsia="SimSun" w:hAnsi="Segoe UI" w:cs="Segoe UI"/>
                      <w:kern w:val="0"/>
                      <w:sz w:val="20"/>
                      <w:szCs w:val="20"/>
                      <w:lang w:eastAsia="zh-CN"/>
                      <w14:ligatures w14:val="none"/>
                    </w:rPr>
                  </w:pPr>
                </w:p>
              </w:tc>
            </w:tr>
          </w:tbl>
          <w:p w14:paraId="656ECD2B" w14:textId="2548CE10" w:rsidR="00BA2B7B" w:rsidRPr="00BF2B97" w:rsidRDefault="00BA2B7B" w:rsidP="009C0D85">
            <w:pPr>
              <w:spacing w:after="160" w:line="278" w:lineRule="auto"/>
              <w:rPr>
                <w:rFonts w:ascii="Times New Roman" w:eastAsia="DengXian" w:hAnsi="Times New Roman" w:cs="Times New Roman"/>
                <w:lang w:eastAsia="zh-CN"/>
              </w:rPr>
            </w:pPr>
          </w:p>
        </w:tc>
        <w:tc>
          <w:tcPr>
            <w:tcW w:w="1417" w:type="dxa"/>
            <w:hideMark/>
          </w:tcPr>
          <w:p w14:paraId="66C1E86C" w14:textId="1F2930E5" w:rsidR="00BA2B7B" w:rsidRPr="00BF2B97" w:rsidRDefault="00AA1260"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83</w:t>
            </w:r>
          </w:p>
        </w:tc>
        <w:tc>
          <w:tcPr>
            <w:tcW w:w="1276" w:type="dxa"/>
            <w:hideMark/>
          </w:tcPr>
          <w:p w14:paraId="37FE7677" w14:textId="5A65AB6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422</w:t>
            </w:r>
          </w:p>
        </w:tc>
        <w:tc>
          <w:tcPr>
            <w:tcW w:w="1559" w:type="dxa"/>
            <w:hideMark/>
          </w:tcPr>
          <w:p w14:paraId="3813770B" w14:textId="37E431D3"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727FB">
              <w:rPr>
                <w:rFonts w:ascii="Times New Roman" w:eastAsia="DengXian" w:hAnsi="Times New Roman" w:cs="Times New Roman" w:hint="eastAsia"/>
                <w:lang w:eastAsia="zh-CN"/>
              </w:rPr>
              <w:t>934</w:t>
            </w:r>
          </w:p>
        </w:tc>
        <w:tc>
          <w:tcPr>
            <w:tcW w:w="1559" w:type="dxa"/>
            <w:hideMark/>
          </w:tcPr>
          <w:p w14:paraId="5DCAA33B" w14:textId="0FE51130"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16A8E">
              <w:rPr>
                <w:rFonts w:ascii="Times New Roman" w:eastAsia="DengXian" w:hAnsi="Times New Roman" w:cs="Times New Roman" w:hint="eastAsia"/>
                <w:lang w:eastAsia="zh-CN"/>
              </w:rPr>
              <w:t>888</w:t>
            </w:r>
          </w:p>
        </w:tc>
        <w:tc>
          <w:tcPr>
            <w:tcW w:w="1418" w:type="dxa"/>
            <w:hideMark/>
          </w:tcPr>
          <w:p w14:paraId="41E4FE27" w14:textId="2C280144"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C1678">
              <w:rPr>
                <w:rFonts w:ascii="Times New Roman" w:eastAsia="DengXian" w:hAnsi="Times New Roman" w:cs="Times New Roman" w:hint="eastAsia"/>
                <w:lang w:eastAsia="zh-CN"/>
              </w:rPr>
              <w:t>766</w:t>
            </w:r>
          </w:p>
        </w:tc>
      </w:tr>
      <w:tr w:rsidR="00BA2B7B" w:rsidRPr="00BF2B97" w14:paraId="0A9455B2" w14:textId="77777777" w:rsidTr="001958CA">
        <w:trPr>
          <w:trHeight w:hRule="exact" w:val="340"/>
        </w:trPr>
        <w:tc>
          <w:tcPr>
            <w:tcW w:w="2127" w:type="dxa"/>
            <w:hideMark/>
          </w:tcPr>
          <w:p w14:paraId="049561EA" w14:textId="47521155" w:rsidR="00BA2B7B" w:rsidRPr="00BF2B97" w:rsidRDefault="001D79D9" w:rsidP="009C0D85">
            <w:pPr>
              <w:spacing w:after="160" w:line="278" w:lineRule="auto"/>
              <w:rPr>
                <w:rFonts w:ascii="Times New Roman" w:eastAsia="DengXian" w:hAnsi="Times New Roman" w:cs="Times New Roman"/>
                <w:lang w:eastAsia="zh-CN"/>
              </w:rPr>
            </w:pPr>
            <w:r w:rsidRPr="001D79D9">
              <w:rPr>
                <w:rFonts w:ascii="Times New Roman" w:eastAsia="DengXian" w:hAnsi="Times New Roman" w:cs="Times New Roman"/>
                <w:lang w:eastAsia="zh-CN"/>
              </w:rPr>
              <w:t>Anisole</w:t>
            </w:r>
          </w:p>
        </w:tc>
        <w:tc>
          <w:tcPr>
            <w:tcW w:w="1417" w:type="dxa"/>
            <w:hideMark/>
          </w:tcPr>
          <w:p w14:paraId="71D9F02C" w14:textId="6054393A" w:rsidR="00BA2B7B" w:rsidRPr="00BF2B97" w:rsidRDefault="00AA1260"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72</w:t>
            </w:r>
          </w:p>
        </w:tc>
        <w:tc>
          <w:tcPr>
            <w:tcW w:w="1276" w:type="dxa"/>
            <w:hideMark/>
          </w:tcPr>
          <w:p w14:paraId="50DFC198" w14:textId="0EE4A431"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125</w:t>
            </w:r>
          </w:p>
        </w:tc>
        <w:tc>
          <w:tcPr>
            <w:tcW w:w="1559" w:type="dxa"/>
            <w:hideMark/>
          </w:tcPr>
          <w:p w14:paraId="3312B691" w14:textId="55F2D72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0.3</w:t>
            </w:r>
            <w:r w:rsidR="00A727FB">
              <w:rPr>
                <w:rFonts w:ascii="Times New Roman" w:eastAsia="DengXian" w:hAnsi="Times New Roman" w:cs="Times New Roman" w:hint="eastAsia"/>
                <w:lang w:eastAsia="zh-CN"/>
              </w:rPr>
              <w:t>89</w:t>
            </w:r>
          </w:p>
        </w:tc>
        <w:tc>
          <w:tcPr>
            <w:tcW w:w="1559" w:type="dxa"/>
            <w:hideMark/>
          </w:tcPr>
          <w:p w14:paraId="6FF2A40D" w14:textId="0046E4E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Pr>
                <w:rFonts w:ascii="Times New Roman" w:eastAsia="DengXian" w:hAnsi="Times New Roman" w:cs="Times New Roman" w:hint="eastAsia"/>
                <w:lang w:eastAsia="zh-CN"/>
              </w:rPr>
              <w:t>3</w:t>
            </w:r>
            <w:r w:rsidR="00816A8E">
              <w:rPr>
                <w:rFonts w:ascii="Times New Roman" w:eastAsia="DengXian" w:hAnsi="Times New Roman" w:cs="Times New Roman" w:hint="eastAsia"/>
                <w:lang w:eastAsia="zh-CN"/>
              </w:rPr>
              <w:t>57</w:t>
            </w:r>
          </w:p>
        </w:tc>
        <w:tc>
          <w:tcPr>
            <w:tcW w:w="1418" w:type="dxa"/>
            <w:hideMark/>
          </w:tcPr>
          <w:p w14:paraId="4A8C7C96" w14:textId="1C43D4A8"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C4015">
              <w:rPr>
                <w:rFonts w:ascii="Times New Roman" w:eastAsia="DengXian" w:hAnsi="Times New Roman" w:cs="Times New Roman" w:hint="eastAsia"/>
                <w:lang w:eastAsia="zh-CN"/>
              </w:rPr>
              <w:t>556</w:t>
            </w:r>
          </w:p>
        </w:tc>
      </w:tr>
      <w:tr w:rsidR="00BA2B7B" w:rsidRPr="00BF2B97" w14:paraId="2D481B9D" w14:textId="77777777" w:rsidTr="001958CA">
        <w:trPr>
          <w:trHeight w:hRule="exact" w:val="340"/>
        </w:trPr>
        <w:tc>
          <w:tcPr>
            <w:tcW w:w="2127" w:type="dxa"/>
            <w:hideMark/>
          </w:tcPr>
          <w:p w14:paraId="77A840E9" w14:textId="7850878F" w:rsidR="00BA2B7B" w:rsidRPr="00BF2B97" w:rsidRDefault="001D79D9" w:rsidP="009C0D85">
            <w:pPr>
              <w:spacing w:after="160" w:line="278" w:lineRule="auto"/>
              <w:rPr>
                <w:rFonts w:ascii="Times New Roman" w:eastAsia="DengXian" w:hAnsi="Times New Roman" w:cs="Times New Roman"/>
                <w:lang w:eastAsia="zh-CN"/>
              </w:rPr>
            </w:pPr>
            <w:r w:rsidRPr="001D79D9">
              <w:rPr>
                <w:rFonts w:ascii="Times New Roman" w:eastAsia="DengXian" w:hAnsi="Times New Roman" w:cs="Times New Roman"/>
                <w:lang w:eastAsia="zh-CN"/>
              </w:rPr>
              <w:t>Toluene</w:t>
            </w:r>
          </w:p>
        </w:tc>
        <w:tc>
          <w:tcPr>
            <w:tcW w:w="1417" w:type="dxa"/>
            <w:hideMark/>
          </w:tcPr>
          <w:p w14:paraId="0CCF3424" w14:textId="21E966E4" w:rsidR="00BA2B7B" w:rsidRPr="00BF2B97" w:rsidRDefault="00AA1260"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46</w:t>
            </w:r>
          </w:p>
        </w:tc>
        <w:tc>
          <w:tcPr>
            <w:tcW w:w="1276" w:type="dxa"/>
            <w:hideMark/>
          </w:tcPr>
          <w:p w14:paraId="0410088C" w14:textId="5B2D87F3"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348</w:t>
            </w:r>
          </w:p>
        </w:tc>
        <w:tc>
          <w:tcPr>
            <w:tcW w:w="1559" w:type="dxa"/>
            <w:hideMark/>
          </w:tcPr>
          <w:p w14:paraId="76249090" w14:textId="49CC888B"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0.8</w:t>
            </w:r>
            <w:r w:rsidR="00A727FB">
              <w:rPr>
                <w:rFonts w:ascii="Times New Roman" w:eastAsia="DengXian" w:hAnsi="Times New Roman" w:cs="Times New Roman" w:hint="eastAsia"/>
                <w:lang w:eastAsia="zh-CN"/>
              </w:rPr>
              <w:t>84</w:t>
            </w:r>
          </w:p>
        </w:tc>
        <w:tc>
          <w:tcPr>
            <w:tcW w:w="1559" w:type="dxa"/>
            <w:hideMark/>
          </w:tcPr>
          <w:p w14:paraId="73CADCDF" w14:textId="22705D94"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16A8E">
              <w:rPr>
                <w:rFonts w:ascii="Times New Roman" w:eastAsia="DengXian" w:hAnsi="Times New Roman" w:cs="Times New Roman" w:hint="eastAsia"/>
                <w:lang w:eastAsia="zh-CN"/>
              </w:rPr>
              <w:t>76</w:t>
            </w:r>
            <w:r w:rsidR="008C1678">
              <w:rPr>
                <w:rFonts w:ascii="Times New Roman" w:eastAsia="DengXian" w:hAnsi="Times New Roman" w:cs="Times New Roman" w:hint="eastAsia"/>
                <w:lang w:eastAsia="zh-CN"/>
              </w:rPr>
              <w:t>5</w:t>
            </w:r>
          </w:p>
        </w:tc>
        <w:tc>
          <w:tcPr>
            <w:tcW w:w="1418" w:type="dxa"/>
            <w:hideMark/>
          </w:tcPr>
          <w:p w14:paraId="48883AE4" w14:textId="597084C1"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AC4015">
              <w:rPr>
                <w:rFonts w:ascii="Times New Roman" w:eastAsia="DengXian" w:hAnsi="Times New Roman" w:cs="Times New Roman" w:hint="eastAsia"/>
                <w:lang w:eastAsia="zh-CN"/>
              </w:rPr>
              <w:t>813</w:t>
            </w:r>
          </w:p>
        </w:tc>
      </w:tr>
      <w:tr w:rsidR="00BA2B7B" w:rsidRPr="00BF2B97" w14:paraId="62636ED2" w14:textId="77777777" w:rsidTr="001958CA">
        <w:trPr>
          <w:trHeight w:hRule="exact" w:val="340"/>
        </w:trPr>
        <w:tc>
          <w:tcPr>
            <w:tcW w:w="2127" w:type="dxa"/>
            <w:hideMark/>
          </w:tcPr>
          <w:p w14:paraId="42582742" w14:textId="2802ED47" w:rsidR="00BA2B7B" w:rsidRPr="00BF2B97" w:rsidRDefault="001D79D9" w:rsidP="009C0D85">
            <w:pPr>
              <w:spacing w:after="160" w:line="278" w:lineRule="auto"/>
              <w:rPr>
                <w:rFonts w:ascii="Times New Roman" w:eastAsia="DengXian" w:hAnsi="Times New Roman" w:cs="Times New Roman"/>
                <w:lang w:eastAsia="zh-CN"/>
              </w:rPr>
            </w:pPr>
            <w:r w:rsidRPr="001D79D9">
              <w:rPr>
                <w:rFonts w:ascii="Times New Roman" w:eastAsia="DengXian" w:hAnsi="Times New Roman" w:cs="Times New Roman"/>
                <w:lang w:eastAsia="zh-CN"/>
              </w:rPr>
              <w:t>p-Xylene</w:t>
            </w:r>
          </w:p>
        </w:tc>
        <w:tc>
          <w:tcPr>
            <w:tcW w:w="1417" w:type="dxa"/>
            <w:hideMark/>
          </w:tcPr>
          <w:p w14:paraId="4AE6E4EB" w14:textId="3D3AE7C5" w:rsidR="00BA2B7B" w:rsidRPr="00BF2B97" w:rsidRDefault="00AA1260"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43</w:t>
            </w:r>
          </w:p>
        </w:tc>
        <w:tc>
          <w:tcPr>
            <w:tcW w:w="1276" w:type="dxa"/>
            <w:hideMark/>
          </w:tcPr>
          <w:p w14:paraId="16E8F253" w14:textId="0B4A07AC"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DC15F6">
              <w:rPr>
                <w:rFonts w:ascii="Times New Roman" w:eastAsia="DengXian" w:hAnsi="Times New Roman" w:cs="Times New Roman" w:hint="eastAsia"/>
                <w:lang w:eastAsia="zh-CN"/>
              </w:rPr>
              <w:t>256</w:t>
            </w:r>
          </w:p>
        </w:tc>
        <w:tc>
          <w:tcPr>
            <w:tcW w:w="1559" w:type="dxa"/>
            <w:hideMark/>
          </w:tcPr>
          <w:p w14:paraId="01A523A9" w14:textId="6569536E" w:rsidR="00BA2B7B" w:rsidRPr="00BF2B97" w:rsidRDefault="00BA2B7B" w:rsidP="009C0D85">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w:t>
            </w:r>
            <w:r w:rsidR="00816A8E">
              <w:rPr>
                <w:rFonts w:ascii="Times New Roman" w:eastAsia="DengXian" w:hAnsi="Times New Roman" w:cs="Times New Roman" w:hint="eastAsia"/>
                <w:lang w:eastAsia="zh-CN"/>
              </w:rPr>
              <w:t>731</w:t>
            </w:r>
          </w:p>
        </w:tc>
        <w:tc>
          <w:tcPr>
            <w:tcW w:w="1559" w:type="dxa"/>
            <w:hideMark/>
          </w:tcPr>
          <w:p w14:paraId="3755C524" w14:textId="63811A6A" w:rsidR="00BA2B7B" w:rsidRPr="00BF2B97" w:rsidRDefault="00BA2B7B"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w:t>
            </w:r>
            <w:r w:rsidR="008C1678">
              <w:rPr>
                <w:rFonts w:ascii="Times New Roman" w:eastAsia="DengXian" w:hAnsi="Times New Roman" w:cs="Times New Roman" w:hint="eastAsia"/>
                <w:lang w:eastAsia="zh-CN"/>
              </w:rPr>
              <w:t>786</w:t>
            </w:r>
          </w:p>
        </w:tc>
        <w:tc>
          <w:tcPr>
            <w:tcW w:w="1418" w:type="dxa"/>
            <w:hideMark/>
          </w:tcPr>
          <w:p w14:paraId="7078B923" w14:textId="395D7DAA" w:rsidR="00BA2B7B" w:rsidRPr="00BF2B97" w:rsidRDefault="00AC4015"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1.000</w:t>
            </w:r>
          </w:p>
        </w:tc>
      </w:tr>
      <w:tr w:rsidR="00BA2B7B" w:rsidRPr="00BF2B97" w14:paraId="45B55DE1" w14:textId="77777777" w:rsidTr="001958CA">
        <w:trPr>
          <w:trHeight w:hRule="exact" w:val="340"/>
        </w:trPr>
        <w:tc>
          <w:tcPr>
            <w:tcW w:w="2127" w:type="dxa"/>
            <w:tcBorders>
              <w:bottom w:val="single" w:sz="4" w:space="0" w:color="auto"/>
            </w:tcBorders>
          </w:tcPr>
          <w:p w14:paraId="248EA00A" w14:textId="355A2925" w:rsidR="00BA2B7B" w:rsidRPr="00BF2B97" w:rsidRDefault="00AA1260" w:rsidP="009C0D85">
            <w:pPr>
              <w:spacing w:after="160" w:line="278" w:lineRule="auto"/>
              <w:rPr>
                <w:rFonts w:ascii="Times New Roman" w:eastAsia="DengXian" w:hAnsi="Times New Roman" w:cs="Times New Roman"/>
                <w:lang w:eastAsia="zh-CN"/>
              </w:rPr>
            </w:pPr>
            <w:r w:rsidRPr="00AA1260">
              <w:rPr>
                <w:rFonts w:ascii="Times New Roman" w:eastAsia="DengXian" w:hAnsi="Times New Roman" w:cs="Times New Roman"/>
                <w:lang w:eastAsia="zh-CN"/>
              </w:rPr>
              <w:t>PGMEA</w:t>
            </w:r>
          </w:p>
        </w:tc>
        <w:tc>
          <w:tcPr>
            <w:tcW w:w="1417" w:type="dxa"/>
            <w:tcBorders>
              <w:bottom w:val="single" w:sz="4" w:space="0" w:color="auto"/>
            </w:tcBorders>
          </w:tcPr>
          <w:p w14:paraId="0E9E5895" w14:textId="5914E867" w:rsidR="00BA2B7B" w:rsidRPr="00BF2B97" w:rsidRDefault="00DC15F6"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39</w:t>
            </w:r>
          </w:p>
        </w:tc>
        <w:tc>
          <w:tcPr>
            <w:tcW w:w="1276" w:type="dxa"/>
            <w:tcBorders>
              <w:bottom w:val="single" w:sz="4" w:space="0" w:color="auto"/>
            </w:tcBorders>
          </w:tcPr>
          <w:p w14:paraId="6BB90167" w14:textId="51FFC915" w:rsidR="00BA2B7B" w:rsidRPr="00BF2B97" w:rsidRDefault="00BA2B7B"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w:t>
            </w:r>
            <w:r w:rsidR="00DC15F6">
              <w:rPr>
                <w:rFonts w:ascii="Times New Roman" w:eastAsia="DengXian" w:hAnsi="Times New Roman" w:cs="Times New Roman" w:hint="eastAsia"/>
                <w:lang w:eastAsia="zh-CN"/>
              </w:rPr>
              <w:t>0</w:t>
            </w:r>
            <w:r w:rsidR="00A727FB">
              <w:rPr>
                <w:rFonts w:ascii="Times New Roman" w:eastAsia="DengXian" w:hAnsi="Times New Roman" w:cs="Times New Roman" w:hint="eastAsia"/>
                <w:lang w:eastAsia="zh-CN"/>
              </w:rPr>
              <w:t>77</w:t>
            </w:r>
          </w:p>
        </w:tc>
        <w:tc>
          <w:tcPr>
            <w:tcW w:w="1559" w:type="dxa"/>
            <w:tcBorders>
              <w:bottom w:val="single" w:sz="4" w:space="0" w:color="auto"/>
            </w:tcBorders>
          </w:tcPr>
          <w:p w14:paraId="3377ABE1" w14:textId="77777777" w:rsidR="00BA2B7B" w:rsidRPr="00BF2B97" w:rsidRDefault="00BA2B7B"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1.000</w:t>
            </w:r>
          </w:p>
        </w:tc>
        <w:tc>
          <w:tcPr>
            <w:tcW w:w="1559" w:type="dxa"/>
            <w:tcBorders>
              <w:bottom w:val="single" w:sz="4" w:space="0" w:color="auto"/>
            </w:tcBorders>
          </w:tcPr>
          <w:p w14:paraId="11099A1A" w14:textId="0B569817" w:rsidR="00BA2B7B" w:rsidRPr="00BF2B97" w:rsidRDefault="008C1678"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0.247</w:t>
            </w:r>
          </w:p>
        </w:tc>
        <w:tc>
          <w:tcPr>
            <w:tcW w:w="1418" w:type="dxa"/>
            <w:tcBorders>
              <w:bottom w:val="single" w:sz="4" w:space="0" w:color="auto"/>
            </w:tcBorders>
          </w:tcPr>
          <w:p w14:paraId="3869963C" w14:textId="524FA192" w:rsidR="00BA2B7B" w:rsidRPr="00BF2B97" w:rsidRDefault="00072B4C" w:rsidP="009C0D85">
            <w:pPr>
              <w:spacing w:after="160" w:line="278" w:lineRule="auto"/>
              <w:rPr>
                <w:rFonts w:ascii="Times New Roman" w:eastAsia="DengXian" w:hAnsi="Times New Roman" w:cs="Times New Roman"/>
                <w:lang w:eastAsia="zh-CN"/>
              </w:rPr>
            </w:pPr>
            <w:r>
              <w:rPr>
                <w:rFonts w:ascii="Times New Roman" w:eastAsia="DengXian" w:hAnsi="Times New Roman" w:cs="Times New Roman" w:hint="eastAsia"/>
                <w:lang w:eastAsia="zh-CN"/>
              </w:rPr>
              <w:t>1</w:t>
            </w:r>
            <w:r w:rsidR="00BA2B7B">
              <w:rPr>
                <w:rFonts w:ascii="Times New Roman" w:eastAsia="DengXian" w:hAnsi="Times New Roman" w:cs="Times New Roman" w:hint="eastAsia"/>
                <w:lang w:eastAsia="zh-CN"/>
              </w:rPr>
              <w:t>.000</w:t>
            </w:r>
          </w:p>
        </w:tc>
      </w:tr>
    </w:tbl>
    <w:p w14:paraId="090EF036" w14:textId="77777777" w:rsidR="00311A6A" w:rsidRPr="00BF2B97" w:rsidRDefault="00311A6A" w:rsidP="00A410AB">
      <w:pPr>
        <w:rPr>
          <w:rFonts w:ascii="Times New Roman" w:eastAsia="DengXian" w:hAnsi="Times New Roman" w:cs="Times New Roman"/>
          <w:lang w:eastAsia="zh-CN"/>
        </w:rPr>
      </w:pPr>
    </w:p>
    <w:p w14:paraId="59A74419" w14:textId="7778036D" w:rsidR="003C62BC" w:rsidRPr="00BF2B97" w:rsidRDefault="003C62BC" w:rsidP="003C62BC">
      <w:pPr>
        <w:pStyle w:val="Caption"/>
        <w:keepNext/>
        <w:jc w:val="center"/>
        <w:rPr>
          <w:rFonts w:ascii="Times New Roman" w:hAnsi="Times New Roman" w:cs="Times New Roman"/>
          <w:sz w:val="28"/>
          <w:szCs w:val="28"/>
          <w:lang w:eastAsia="zh-CN"/>
        </w:rPr>
      </w:pPr>
      <w:bookmarkStart w:id="15" w:name="_Toc238135578"/>
      <w:r w:rsidRPr="00BF2B97">
        <w:rPr>
          <w:rFonts w:ascii="Times New Roman" w:hAnsi="Times New Roman" w:cs="Times New Roman"/>
          <w:b/>
          <w:bCs/>
          <w:sz w:val="28"/>
          <w:szCs w:val="28"/>
        </w:rPr>
        <w:lastRenderedPageBreak/>
        <w:t xml:space="preserve">Table </w:t>
      </w:r>
      <w:r w:rsidR="00BA2B7B" w:rsidRPr="00BF2B97">
        <w:rPr>
          <w:rFonts w:ascii="Times New Roman" w:hAnsi="Times New Roman" w:cs="Times New Roman"/>
          <w:b/>
          <w:bCs/>
          <w:sz w:val="28"/>
          <w:szCs w:val="28"/>
        </w:rPr>
        <w:t>S</w:t>
      </w:r>
      <w:r w:rsidR="00BA2B7B">
        <w:rPr>
          <w:rFonts w:ascii="Times New Roman" w:hAnsi="Times New Roman" w:cs="Times New Roman" w:hint="eastAsia"/>
          <w:b/>
          <w:bCs/>
          <w:sz w:val="28"/>
          <w:szCs w:val="28"/>
          <w:lang w:eastAsia="zh-CN"/>
        </w:rPr>
        <w:t>6</w:t>
      </w:r>
      <w:r w:rsidRPr="00BF2B97">
        <w:rPr>
          <w:rFonts w:ascii="Times New Roman" w:hAnsi="Times New Roman" w:cs="Times New Roman"/>
          <w:b/>
          <w:bCs/>
          <w:sz w:val="28"/>
          <w:szCs w:val="28"/>
          <w:lang w:eastAsia="zh-CN"/>
        </w:rPr>
        <w:t>.</w:t>
      </w:r>
      <w:r w:rsidRPr="00BF2B97">
        <w:rPr>
          <w:rFonts w:ascii="Times New Roman" w:hAnsi="Times New Roman" w:cs="Times New Roman"/>
          <w:sz w:val="28"/>
          <w:szCs w:val="28"/>
          <w:lang w:eastAsia="zh-CN"/>
        </w:rPr>
        <w:t xml:space="preserve"> Performance of </w:t>
      </w:r>
      <w:r w:rsidR="003D0705" w:rsidRPr="00BF2B97">
        <w:rPr>
          <w:rFonts w:ascii="Times New Roman" w:hAnsi="Times New Roman" w:cs="Times New Roman"/>
          <w:sz w:val="28"/>
          <w:szCs w:val="28"/>
          <w:lang w:eastAsia="zh-CN"/>
        </w:rPr>
        <w:t xml:space="preserve">the </w:t>
      </w:r>
      <w:r w:rsidRPr="00BF2B97">
        <w:rPr>
          <w:rFonts w:ascii="Times New Roman" w:hAnsi="Times New Roman" w:cs="Times New Roman"/>
          <w:sz w:val="28"/>
          <w:szCs w:val="28"/>
          <w:lang w:eastAsia="zh-CN"/>
        </w:rPr>
        <w:t>RF classification model</w:t>
      </w:r>
      <w:r w:rsidR="003D0705" w:rsidRPr="00BF2B97">
        <w:rPr>
          <w:rFonts w:ascii="Times New Roman" w:hAnsi="Times New Roman" w:cs="Times New Roman"/>
          <w:sz w:val="28"/>
          <w:szCs w:val="28"/>
          <w:lang w:eastAsia="zh-CN"/>
        </w:rPr>
        <w:t>s</w:t>
      </w:r>
      <w:r w:rsidR="00400E69" w:rsidRPr="00BF2B97">
        <w:rPr>
          <w:rFonts w:ascii="Times New Roman" w:hAnsi="Times New Roman" w:cs="Times New Roman"/>
          <w:sz w:val="28"/>
          <w:szCs w:val="28"/>
          <w:lang w:eastAsia="zh-CN"/>
        </w:rPr>
        <w:t xml:space="preserve"> </w:t>
      </w:r>
      <w:r w:rsidR="00584904" w:rsidRPr="00BF2B97">
        <w:rPr>
          <w:rFonts w:ascii="Times New Roman" w:hAnsi="Times New Roman" w:cs="Times New Roman"/>
          <w:sz w:val="28"/>
          <w:szCs w:val="28"/>
          <w:lang w:eastAsia="zh-CN"/>
        </w:rPr>
        <w:t>on the total dataset and family-specific subsets.</w:t>
      </w:r>
      <w:bookmarkEnd w:id="15"/>
      <w:r w:rsidR="00584904" w:rsidRPr="00BF2B97">
        <w:rPr>
          <w:rFonts w:ascii="Times New Roman" w:hAnsi="Times New Roman" w:cs="Times New Roman"/>
          <w:sz w:val="28"/>
          <w:szCs w:val="28"/>
          <w:lang w:eastAsia="zh-CN"/>
        </w:rPr>
        <w:t xml:space="preserve"> </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1701"/>
        <w:gridCol w:w="2552"/>
        <w:gridCol w:w="2693"/>
        <w:gridCol w:w="2410"/>
      </w:tblGrid>
      <w:tr w:rsidR="00327AB0" w:rsidRPr="00BF2B97" w14:paraId="43E242F1" w14:textId="77777777" w:rsidTr="001958CA">
        <w:trPr>
          <w:trHeight w:hRule="exact" w:val="340"/>
        </w:trPr>
        <w:tc>
          <w:tcPr>
            <w:tcW w:w="1701" w:type="dxa"/>
            <w:tcBorders>
              <w:top w:val="single" w:sz="4" w:space="0" w:color="auto"/>
              <w:bottom w:val="single" w:sz="4" w:space="0" w:color="auto"/>
            </w:tcBorders>
            <w:hideMark/>
          </w:tcPr>
          <w:p w14:paraId="6A9DCE11"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ML Dataset</w:t>
            </w:r>
          </w:p>
        </w:tc>
        <w:tc>
          <w:tcPr>
            <w:tcW w:w="2552" w:type="dxa"/>
            <w:tcBorders>
              <w:top w:val="single" w:sz="4" w:space="0" w:color="auto"/>
              <w:bottom w:val="single" w:sz="4" w:space="0" w:color="auto"/>
            </w:tcBorders>
          </w:tcPr>
          <w:p w14:paraId="2A1BBD5D" w14:textId="2E70B300" w:rsidR="00327AB0" w:rsidRPr="00BF2B97" w:rsidRDefault="00327AB0" w:rsidP="00327AB0">
            <w:pPr>
              <w:rPr>
                <w:rFonts w:ascii="Times New Roman" w:eastAsia="DengXian" w:hAnsi="Times New Roman" w:cs="Times New Roman"/>
                <w:b/>
                <w:bCs/>
                <w:lang w:eastAsia="zh-CN"/>
              </w:rPr>
            </w:pPr>
            <w:r w:rsidRPr="00BF2B97">
              <w:rPr>
                <w:rFonts w:ascii="Times New Roman" w:eastAsia="DengXian" w:hAnsi="Times New Roman" w:cs="Times New Roman"/>
                <w:b/>
                <w:bCs/>
                <w:lang w:eastAsia="zh-CN"/>
              </w:rPr>
              <w:t>Baseline Positive Rate</w:t>
            </w:r>
          </w:p>
        </w:tc>
        <w:tc>
          <w:tcPr>
            <w:tcW w:w="2693" w:type="dxa"/>
            <w:tcBorders>
              <w:top w:val="single" w:sz="4" w:space="0" w:color="auto"/>
              <w:bottom w:val="single" w:sz="4" w:space="0" w:color="auto"/>
            </w:tcBorders>
            <w:hideMark/>
          </w:tcPr>
          <w:p w14:paraId="42F763A7" w14:textId="128D5BD2"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OOF AP</w:t>
            </w:r>
          </w:p>
        </w:tc>
        <w:tc>
          <w:tcPr>
            <w:tcW w:w="2410" w:type="dxa"/>
            <w:tcBorders>
              <w:top w:val="single" w:sz="4" w:space="0" w:color="auto"/>
              <w:bottom w:val="single" w:sz="4" w:space="0" w:color="auto"/>
            </w:tcBorders>
            <w:hideMark/>
          </w:tcPr>
          <w:p w14:paraId="27B6D2B7"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b/>
                <w:bCs/>
                <w:lang w:eastAsia="zh-CN"/>
              </w:rPr>
              <w:t>OOF Precision@0.5</w:t>
            </w:r>
          </w:p>
        </w:tc>
      </w:tr>
      <w:tr w:rsidR="00327AB0" w:rsidRPr="00BF2B97" w14:paraId="5785BDFD" w14:textId="77777777" w:rsidTr="001958CA">
        <w:trPr>
          <w:trHeight w:hRule="exact" w:val="340"/>
        </w:trPr>
        <w:tc>
          <w:tcPr>
            <w:tcW w:w="1701" w:type="dxa"/>
            <w:tcBorders>
              <w:top w:val="single" w:sz="4" w:space="0" w:color="auto"/>
            </w:tcBorders>
            <w:hideMark/>
          </w:tcPr>
          <w:p w14:paraId="5A2EF429"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All Polymer</w:t>
            </w:r>
          </w:p>
        </w:tc>
        <w:tc>
          <w:tcPr>
            <w:tcW w:w="2552" w:type="dxa"/>
            <w:tcBorders>
              <w:top w:val="single" w:sz="4" w:space="0" w:color="auto"/>
            </w:tcBorders>
          </w:tcPr>
          <w:p w14:paraId="63DE150E" w14:textId="348FC411" w:rsidR="00327AB0" w:rsidRPr="00BF2B97" w:rsidRDefault="00327AB0" w:rsidP="00327AB0">
            <w:pPr>
              <w:rPr>
                <w:rFonts w:ascii="Times New Roman" w:eastAsia="DengXian" w:hAnsi="Times New Roman" w:cs="Times New Roman"/>
                <w:lang w:eastAsia="zh-CN"/>
              </w:rPr>
            </w:pPr>
            <w:r w:rsidRPr="00BF2B97">
              <w:rPr>
                <w:rFonts w:ascii="Times New Roman" w:eastAsia="DengXian" w:hAnsi="Times New Roman" w:cs="Times New Roman"/>
                <w:lang w:eastAsia="zh-CN"/>
              </w:rPr>
              <w:t>0.351</w:t>
            </w:r>
          </w:p>
        </w:tc>
        <w:tc>
          <w:tcPr>
            <w:tcW w:w="2693" w:type="dxa"/>
            <w:tcBorders>
              <w:top w:val="single" w:sz="4" w:space="0" w:color="auto"/>
            </w:tcBorders>
            <w:hideMark/>
          </w:tcPr>
          <w:p w14:paraId="5659B637" w14:textId="3662181F"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0.798 ± 0.017</w:t>
            </w:r>
          </w:p>
        </w:tc>
        <w:tc>
          <w:tcPr>
            <w:tcW w:w="2410" w:type="dxa"/>
            <w:tcBorders>
              <w:top w:val="single" w:sz="4" w:space="0" w:color="auto"/>
            </w:tcBorders>
            <w:hideMark/>
          </w:tcPr>
          <w:p w14:paraId="4AB03658" w14:textId="614396CF"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0.733 ± 0.018</w:t>
            </w:r>
          </w:p>
        </w:tc>
      </w:tr>
      <w:tr w:rsidR="00327AB0" w:rsidRPr="00BF2B97" w14:paraId="736E2B8E" w14:textId="77777777" w:rsidTr="001958CA">
        <w:trPr>
          <w:trHeight w:hRule="exact" w:val="340"/>
        </w:trPr>
        <w:tc>
          <w:tcPr>
            <w:tcW w:w="1701" w:type="dxa"/>
            <w:hideMark/>
          </w:tcPr>
          <w:p w14:paraId="40D68A1F"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Thiophene Family</w:t>
            </w:r>
          </w:p>
        </w:tc>
        <w:tc>
          <w:tcPr>
            <w:tcW w:w="2552" w:type="dxa"/>
          </w:tcPr>
          <w:p w14:paraId="71A0BF31" w14:textId="0A619B71" w:rsidR="00327AB0" w:rsidRPr="00BF2B97" w:rsidRDefault="00327AB0" w:rsidP="00327AB0">
            <w:pPr>
              <w:rPr>
                <w:rFonts w:ascii="Times New Roman" w:eastAsia="DengXian" w:hAnsi="Times New Roman" w:cs="Times New Roman"/>
                <w:lang w:eastAsia="zh-CN"/>
              </w:rPr>
            </w:pPr>
            <w:r w:rsidRPr="00BF2B97">
              <w:rPr>
                <w:rFonts w:ascii="Times New Roman" w:eastAsia="DengXian" w:hAnsi="Times New Roman" w:cs="Times New Roman"/>
                <w:lang w:eastAsia="zh-CN"/>
              </w:rPr>
              <w:t>0.127</w:t>
            </w:r>
          </w:p>
        </w:tc>
        <w:tc>
          <w:tcPr>
            <w:tcW w:w="2693" w:type="dxa"/>
            <w:hideMark/>
          </w:tcPr>
          <w:p w14:paraId="017DA0BB" w14:textId="5BCFA72E"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0.511 ± 0.066</w:t>
            </w:r>
          </w:p>
        </w:tc>
        <w:tc>
          <w:tcPr>
            <w:tcW w:w="2410" w:type="dxa"/>
            <w:hideMark/>
          </w:tcPr>
          <w:p w14:paraId="4B8BD4C3" w14:textId="1CAF6660"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0.503 ± 0.074</w:t>
            </w:r>
          </w:p>
        </w:tc>
      </w:tr>
      <w:tr w:rsidR="00327AB0" w:rsidRPr="00BF2B97" w14:paraId="549ED5AD" w14:textId="77777777" w:rsidTr="001958CA">
        <w:trPr>
          <w:trHeight w:hRule="exact" w:val="340"/>
        </w:trPr>
        <w:tc>
          <w:tcPr>
            <w:tcW w:w="1701" w:type="dxa"/>
            <w:tcBorders>
              <w:bottom w:val="single" w:sz="4" w:space="0" w:color="auto"/>
            </w:tcBorders>
            <w:hideMark/>
          </w:tcPr>
          <w:p w14:paraId="6489E24A"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NDI Family</w:t>
            </w:r>
          </w:p>
        </w:tc>
        <w:tc>
          <w:tcPr>
            <w:tcW w:w="2552" w:type="dxa"/>
            <w:tcBorders>
              <w:bottom w:val="single" w:sz="4" w:space="0" w:color="auto"/>
            </w:tcBorders>
          </w:tcPr>
          <w:p w14:paraId="73314B83" w14:textId="5D94FAAB" w:rsidR="00327AB0" w:rsidRPr="00BF2B97" w:rsidRDefault="00327AB0" w:rsidP="00327AB0">
            <w:pPr>
              <w:rPr>
                <w:rFonts w:ascii="Times New Roman" w:eastAsia="DengXian" w:hAnsi="Times New Roman" w:cs="Times New Roman"/>
                <w:lang w:eastAsia="zh-CN"/>
              </w:rPr>
            </w:pPr>
            <w:r w:rsidRPr="00BF2B97">
              <w:rPr>
                <w:rFonts w:ascii="Times New Roman" w:eastAsia="DengXian" w:hAnsi="Times New Roman" w:cs="Times New Roman"/>
                <w:lang w:eastAsia="zh-CN"/>
              </w:rPr>
              <w:t>0.469</w:t>
            </w:r>
          </w:p>
        </w:tc>
        <w:tc>
          <w:tcPr>
            <w:tcW w:w="2693" w:type="dxa"/>
            <w:tcBorders>
              <w:bottom w:val="single" w:sz="4" w:space="0" w:color="auto"/>
            </w:tcBorders>
            <w:hideMark/>
          </w:tcPr>
          <w:p w14:paraId="18BB2CE4" w14:textId="6CE8A404"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0.848 ± 0.019</w:t>
            </w:r>
          </w:p>
        </w:tc>
        <w:tc>
          <w:tcPr>
            <w:tcW w:w="2410" w:type="dxa"/>
            <w:tcBorders>
              <w:bottom w:val="single" w:sz="4" w:space="0" w:color="auto"/>
            </w:tcBorders>
            <w:hideMark/>
          </w:tcPr>
          <w:p w14:paraId="5FB5F1E8" w14:textId="77777777" w:rsidR="00327AB0" w:rsidRPr="00BF2B97" w:rsidRDefault="00327AB0" w:rsidP="00327AB0">
            <w:pPr>
              <w:spacing w:after="160" w:line="278" w:lineRule="auto"/>
              <w:rPr>
                <w:rFonts w:ascii="Times New Roman" w:eastAsia="DengXian" w:hAnsi="Times New Roman" w:cs="Times New Roman"/>
                <w:lang w:eastAsia="zh-CN"/>
              </w:rPr>
            </w:pPr>
            <w:r w:rsidRPr="00BF2B97">
              <w:rPr>
                <w:rFonts w:ascii="Times New Roman" w:eastAsia="DengXian" w:hAnsi="Times New Roman" w:cs="Times New Roman"/>
                <w:lang w:eastAsia="zh-CN"/>
              </w:rPr>
              <w:t>0.804 ± 0.035</w:t>
            </w:r>
          </w:p>
        </w:tc>
      </w:tr>
    </w:tbl>
    <w:p w14:paraId="21C8B6F1" w14:textId="77777777" w:rsidR="00475994" w:rsidRPr="00BF2B97" w:rsidRDefault="00475994" w:rsidP="00A410AB">
      <w:pPr>
        <w:rPr>
          <w:rFonts w:ascii="Times New Roman" w:eastAsia="DengXian" w:hAnsi="Times New Roman" w:cs="Times New Roman"/>
          <w:lang w:eastAsia="zh-CN"/>
        </w:rPr>
      </w:pPr>
    </w:p>
    <w:p w14:paraId="3D510859" w14:textId="2D0CEAF7" w:rsidR="003E4366" w:rsidRPr="00BF2B97" w:rsidRDefault="00584904" w:rsidP="00584904">
      <w:pPr>
        <w:rPr>
          <w:rFonts w:ascii="Times New Roman" w:eastAsia="DengXian" w:hAnsi="Times New Roman" w:cs="Times New Roman"/>
          <w:lang w:eastAsia="zh-CN"/>
        </w:rPr>
      </w:pPr>
      <w:r w:rsidRPr="00BF2B97">
        <w:rPr>
          <w:rFonts w:ascii="Times New Roman" w:eastAsia="DengXian" w:hAnsi="Times New Roman" w:cs="Times New Roman"/>
          <w:lang w:eastAsia="zh-CN"/>
        </w:rPr>
        <w:t>To examine whether the factors governing chiral emergence differ among polymer families, we separately trained RF classifi</w:t>
      </w:r>
      <w:r w:rsidR="00FE1392" w:rsidRPr="00BF2B97">
        <w:rPr>
          <w:rFonts w:ascii="Times New Roman" w:eastAsia="DengXian" w:hAnsi="Times New Roman" w:cs="Times New Roman"/>
          <w:lang w:eastAsia="zh-CN"/>
        </w:rPr>
        <w:t xml:space="preserve">cation models </w:t>
      </w:r>
      <w:r w:rsidRPr="00BF2B97">
        <w:rPr>
          <w:rFonts w:ascii="Times New Roman" w:eastAsia="DengXian" w:hAnsi="Times New Roman" w:cs="Times New Roman"/>
          <w:lang w:eastAsia="zh-CN"/>
        </w:rPr>
        <w:t>on the Thiophene</w:t>
      </w:r>
      <w:r w:rsidR="0017161D">
        <w:rPr>
          <w:rFonts w:ascii="Times New Roman" w:eastAsia="DengXian" w:hAnsi="Times New Roman" w:cs="Times New Roman" w:hint="eastAsia"/>
          <w:lang w:eastAsia="zh-CN"/>
        </w:rPr>
        <w:t xml:space="preserve"> and</w:t>
      </w:r>
      <w:r w:rsidR="0017161D"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 xml:space="preserve">NDI subsets and subsequently performed family-specific SHAP analyses. The predictive performance of these models is summarized in </w:t>
      </w:r>
      <w:r w:rsidRPr="00BF2B97">
        <w:rPr>
          <w:rFonts w:ascii="Times New Roman" w:eastAsia="DengXian" w:hAnsi="Times New Roman" w:cs="Times New Roman"/>
          <w:b/>
          <w:bCs/>
          <w:lang w:eastAsia="zh-CN"/>
        </w:rPr>
        <w:t xml:space="preserve">Table </w:t>
      </w:r>
      <w:r w:rsidR="00BA2B7B" w:rsidRPr="00BF2B97">
        <w:rPr>
          <w:rFonts w:ascii="Times New Roman" w:eastAsia="DengXian" w:hAnsi="Times New Roman" w:cs="Times New Roman"/>
          <w:b/>
          <w:bCs/>
          <w:lang w:eastAsia="zh-CN"/>
        </w:rPr>
        <w:t>S</w:t>
      </w:r>
      <w:r w:rsidR="00BA2B7B">
        <w:rPr>
          <w:rFonts w:ascii="Times New Roman" w:eastAsia="DengXian" w:hAnsi="Times New Roman" w:cs="Times New Roman" w:hint="eastAsia"/>
          <w:b/>
          <w:bCs/>
          <w:lang w:eastAsia="zh-CN"/>
        </w:rPr>
        <w:t>6</w:t>
      </w:r>
      <w:r w:rsidRPr="00BF2B97">
        <w:rPr>
          <w:rFonts w:ascii="Times New Roman" w:eastAsia="DengXian" w:hAnsi="Times New Roman" w:cs="Times New Roman"/>
          <w:lang w:eastAsia="zh-CN"/>
        </w:rPr>
        <w:t xml:space="preserve">. For </w:t>
      </w:r>
      <w:r w:rsidR="0017161D">
        <w:rPr>
          <w:rFonts w:ascii="Times New Roman" w:eastAsia="DengXian" w:hAnsi="Times New Roman" w:cs="Times New Roman" w:hint="eastAsia"/>
          <w:lang w:eastAsia="zh-CN"/>
        </w:rPr>
        <w:t>these</w:t>
      </w:r>
      <w:r w:rsidR="0017161D" w:rsidRPr="00BF2B97">
        <w:rPr>
          <w:rFonts w:ascii="Times New Roman" w:eastAsia="DengXian" w:hAnsi="Times New Roman" w:cs="Times New Roman"/>
          <w:lang w:eastAsia="zh-CN"/>
        </w:rPr>
        <w:t xml:space="preserve"> </w:t>
      </w:r>
      <w:r w:rsidRPr="00BF2B97">
        <w:rPr>
          <w:rFonts w:ascii="Times New Roman" w:eastAsia="DengXian" w:hAnsi="Times New Roman" w:cs="Times New Roman"/>
          <w:lang w:eastAsia="zh-CN"/>
        </w:rPr>
        <w:t>family-specific datasets, the OOF AP was substantially higher than the corresponding positive-rate baseline, indicating that the models captured nonrandom relationships between the input features and the classification labels within each family. The NDI model showed particularly strong predictive performance, whereas the Thiophene model exhibited lower absolute performance but still substantially exceeded its low positive-rate baseline. These results support the use of SHAP analysis to interpret the feature–prediction relationships learned by the family-specific RF models, while recognizing that the resulting feature importance reflects patterns within each individual family rather than universally transferable design rules.</w:t>
      </w:r>
    </w:p>
    <w:p w14:paraId="12BF07AF" w14:textId="77777777" w:rsidR="003E4366" w:rsidRPr="00BF2B97" w:rsidRDefault="003E4366">
      <w:pPr>
        <w:rPr>
          <w:rFonts w:ascii="Times New Roman" w:eastAsia="DengXian" w:hAnsi="Times New Roman" w:cs="Times New Roman"/>
          <w:lang w:eastAsia="zh-CN"/>
        </w:rPr>
      </w:pPr>
      <w:r w:rsidRPr="00BF2B97">
        <w:rPr>
          <w:rFonts w:ascii="Times New Roman" w:eastAsia="DengXian" w:hAnsi="Times New Roman" w:cs="Times New Roman"/>
          <w:lang w:eastAsia="zh-CN"/>
        </w:rPr>
        <w:br w:type="page"/>
      </w:r>
    </w:p>
    <w:p w14:paraId="4915F6BF" w14:textId="0C64E3D0" w:rsidR="0022387A" w:rsidRPr="00643F96" w:rsidRDefault="003E4366" w:rsidP="004E7A50">
      <w:pPr>
        <w:pStyle w:val="Heading1"/>
        <w:rPr>
          <w:rFonts w:eastAsia="DengXian" w:cs="Times New Roman"/>
          <w:lang w:eastAsia="zh-CN"/>
        </w:rPr>
      </w:pPr>
      <w:bookmarkStart w:id="16" w:name="_Toc238129021"/>
      <w:commentRangeStart w:id="17"/>
      <w:commentRangeStart w:id="18"/>
      <w:r w:rsidRPr="00643F96">
        <w:rPr>
          <w:rFonts w:eastAsia="DengXian" w:cs="Times New Roman"/>
          <w:lang w:eastAsia="zh-CN"/>
        </w:rPr>
        <w:lastRenderedPageBreak/>
        <w:t xml:space="preserve">Section </w:t>
      </w:r>
      <w:r w:rsidR="00473F47" w:rsidRPr="00BF2B97">
        <w:rPr>
          <w:rFonts w:eastAsia="DengXian" w:cs="Times New Roman"/>
          <w:lang w:eastAsia="zh-CN"/>
        </w:rPr>
        <w:t>S5</w:t>
      </w:r>
      <w:r w:rsidRPr="00643F96">
        <w:rPr>
          <w:rFonts w:eastAsia="DengXian" w:cs="Times New Roman"/>
          <w:lang w:eastAsia="zh-CN"/>
        </w:rPr>
        <w:t>.</w:t>
      </w:r>
      <w:r w:rsidR="003F2DB7" w:rsidRPr="00BF2B97">
        <w:rPr>
          <w:rFonts w:eastAsia="DengXian" w:cs="Times New Roman"/>
          <w:lang w:eastAsia="zh-CN"/>
        </w:rPr>
        <w:t xml:space="preserve"> </w:t>
      </w:r>
      <w:r w:rsidR="00CE2F8D" w:rsidRPr="00BF2B97">
        <w:rPr>
          <w:rFonts w:eastAsia="DengXian" w:cs="Times New Roman"/>
          <w:lang w:eastAsia="zh-CN"/>
        </w:rPr>
        <w:t>Solubility-</w:t>
      </w:r>
      <w:r w:rsidR="00CE2F8D" w:rsidRPr="00643F96">
        <w:rPr>
          <w:rFonts w:eastAsia="DengXian" w:cs="Times New Roman"/>
          <w:lang w:eastAsia="zh-CN"/>
        </w:rPr>
        <w:t>b</w:t>
      </w:r>
      <w:r w:rsidR="00CE2F8D" w:rsidRPr="00BF2B97">
        <w:rPr>
          <w:rFonts w:eastAsia="DengXian" w:cs="Times New Roman"/>
          <w:lang w:eastAsia="zh-CN"/>
        </w:rPr>
        <w:t xml:space="preserve">ased </w:t>
      </w:r>
      <w:r w:rsidR="00CE2F8D" w:rsidRPr="00643F96">
        <w:rPr>
          <w:rFonts w:eastAsia="DengXian" w:cs="Times New Roman"/>
          <w:lang w:eastAsia="zh-CN"/>
        </w:rPr>
        <w:t>e</w:t>
      </w:r>
      <w:r w:rsidR="00CE2F8D" w:rsidRPr="00BF2B97">
        <w:rPr>
          <w:rFonts w:eastAsia="DengXian" w:cs="Times New Roman"/>
          <w:lang w:eastAsia="zh-CN"/>
        </w:rPr>
        <w:t xml:space="preserve">vidence </w:t>
      </w:r>
      <w:r w:rsidR="00CE2F8D" w:rsidRPr="00643F96">
        <w:rPr>
          <w:rFonts w:eastAsia="DengXian" w:cs="Times New Roman"/>
          <w:lang w:eastAsia="zh-CN"/>
        </w:rPr>
        <w:t>s</w:t>
      </w:r>
      <w:r w:rsidR="00CE2F8D" w:rsidRPr="00BF2B97">
        <w:rPr>
          <w:rFonts w:eastAsia="DengXian" w:cs="Times New Roman"/>
          <w:lang w:eastAsia="zh-CN"/>
        </w:rPr>
        <w:t xml:space="preserve">upporting the </w:t>
      </w:r>
      <w:r w:rsidR="00CE2F8D" w:rsidRPr="00643F96">
        <w:rPr>
          <w:rFonts w:eastAsia="DengXian" w:cs="Times New Roman"/>
          <w:lang w:eastAsia="zh-CN"/>
        </w:rPr>
        <w:t>p</w:t>
      </w:r>
      <w:r w:rsidR="00CE2F8D" w:rsidRPr="00BF2B97">
        <w:rPr>
          <w:rFonts w:eastAsia="DengXian" w:cs="Times New Roman"/>
          <w:lang w:eastAsia="zh-CN"/>
        </w:rPr>
        <w:t xml:space="preserve">roposed </w:t>
      </w:r>
      <w:r w:rsidR="00CE2F8D" w:rsidRPr="00643F96">
        <w:rPr>
          <w:rFonts w:eastAsia="DengXian" w:cs="Times New Roman"/>
          <w:lang w:eastAsia="zh-CN"/>
        </w:rPr>
        <w:t>m</w:t>
      </w:r>
      <w:r w:rsidR="00CE2F8D" w:rsidRPr="00BF2B97">
        <w:rPr>
          <w:rFonts w:eastAsia="DengXian" w:cs="Times New Roman"/>
          <w:lang w:eastAsia="zh-CN"/>
        </w:rPr>
        <w:t xml:space="preserve">echanism of </w:t>
      </w:r>
      <w:r w:rsidR="00CE2F8D" w:rsidRPr="00643F96">
        <w:rPr>
          <w:rFonts w:eastAsia="DengXian" w:cs="Times New Roman"/>
          <w:lang w:eastAsia="zh-CN"/>
        </w:rPr>
        <w:t>c</w:t>
      </w:r>
      <w:r w:rsidR="00CE2F8D" w:rsidRPr="00BF2B97">
        <w:rPr>
          <w:rFonts w:eastAsia="DengXian" w:cs="Times New Roman"/>
          <w:lang w:eastAsia="zh-CN"/>
        </w:rPr>
        <w:t xml:space="preserve">hiral LLC </w:t>
      </w:r>
      <w:r w:rsidR="00CE2F8D" w:rsidRPr="00643F96">
        <w:rPr>
          <w:rFonts w:eastAsia="DengXian" w:cs="Times New Roman"/>
          <w:lang w:eastAsia="zh-CN"/>
        </w:rPr>
        <w:t>f</w:t>
      </w:r>
      <w:r w:rsidR="00CE2F8D" w:rsidRPr="00BF2B97">
        <w:rPr>
          <w:rFonts w:eastAsia="DengXian" w:cs="Times New Roman"/>
          <w:lang w:eastAsia="zh-CN"/>
        </w:rPr>
        <w:t>ormation</w:t>
      </w:r>
      <w:r w:rsidRPr="00643F96">
        <w:rPr>
          <w:rFonts w:eastAsia="DengXian" w:cs="Times New Roman"/>
          <w:lang w:eastAsia="zh-CN"/>
        </w:rPr>
        <w:t>.</w:t>
      </w:r>
      <w:bookmarkEnd w:id="16"/>
      <w:commentRangeEnd w:id="17"/>
      <w:r w:rsidR="00C461F4" w:rsidRPr="00643F96">
        <w:rPr>
          <w:rStyle w:val="CommentReference"/>
          <w:rFonts w:eastAsia="DengXian" w:cs="Times New Roman"/>
          <w:sz w:val="28"/>
          <w:szCs w:val="40"/>
          <w:lang w:eastAsia="zh-CN"/>
        </w:rPr>
        <w:commentReference w:id="17"/>
      </w:r>
      <w:commentRangeEnd w:id="18"/>
      <w:r w:rsidR="00FA1EBF" w:rsidRPr="00643F96">
        <w:rPr>
          <w:rStyle w:val="CommentReference"/>
          <w:rFonts w:eastAsia="DengXian" w:cs="Times New Roman"/>
          <w:sz w:val="28"/>
          <w:szCs w:val="40"/>
          <w:lang w:eastAsia="zh-CN"/>
        </w:rPr>
        <w:commentReference w:id="18"/>
      </w:r>
    </w:p>
    <w:p w14:paraId="182F7D6C" w14:textId="639ECA96" w:rsidR="00FD3A7B" w:rsidRPr="00404908" w:rsidRDefault="0062227E" w:rsidP="00404908">
      <w:pPr>
        <w:keepNext/>
        <w:jc w:val="center"/>
        <w:rPr>
          <w:rFonts w:ascii="Times New Roman" w:hAnsi="Times New Roman" w:cs="Times New Roman"/>
        </w:rPr>
      </w:pPr>
      <w:r>
        <w:rPr>
          <w:rFonts w:ascii="Times New Roman" w:hAnsi="Times New Roman" w:cs="Times New Roman"/>
          <w:noProof/>
        </w:rPr>
        <w:drawing>
          <wp:inline distT="0" distB="0" distL="0" distR="0" wp14:anchorId="368FD7F9" wp14:editId="76F8A642">
            <wp:extent cx="3409179" cy="2179021"/>
            <wp:effectExtent l="0" t="0" r="1270" b="0"/>
            <wp:docPr id="8705485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a:fillRect/>
                    </a:stretch>
                  </pic:blipFill>
                  <pic:spPr bwMode="auto">
                    <a:xfrm>
                      <a:off x="0" y="0"/>
                      <a:ext cx="3420486" cy="2186248"/>
                    </a:xfrm>
                    <a:prstGeom prst="rect">
                      <a:avLst/>
                    </a:prstGeom>
                    <a:noFill/>
                    <a:ln>
                      <a:noFill/>
                    </a:ln>
                    <a:extLst>
                      <a:ext uri="{53640926-AAD7-44D8-BBD7-CCE9431645EC}">
                        <a14:shadowObscured xmlns:a14="http://schemas.microsoft.com/office/drawing/2010/main"/>
                      </a:ext>
                    </a:extLst>
                  </pic:spPr>
                </pic:pic>
              </a:graphicData>
            </a:graphic>
          </wp:inline>
        </w:drawing>
      </w:r>
    </w:p>
    <w:p w14:paraId="58F9625C" w14:textId="4E26D974" w:rsidR="00135EE0" w:rsidRPr="00135EE0" w:rsidRDefault="00FD3A7B" w:rsidP="00135EE0">
      <w:pPr>
        <w:pStyle w:val="Caption"/>
        <w:jc w:val="both"/>
        <w:rPr>
          <w:rFonts w:ascii="Times New Roman" w:eastAsiaTheme="minorEastAsia" w:hAnsi="Times New Roman" w:cs="Times New Roman"/>
          <w:sz w:val="24"/>
          <w:szCs w:val="24"/>
        </w:rPr>
      </w:pPr>
      <w:bookmarkStart w:id="19" w:name="_Toc238135564"/>
      <w:r w:rsidRPr="00404908">
        <w:rPr>
          <w:rFonts w:ascii="Times New Roman" w:hAnsi="Times New Roman" w:cs="Times New Roman"/>
          <w:b/>
          <w:bCs/>
          <w:sz w:val="24"/>
          <w:szCs w:val="24"/>
        </w:rPr>
        <w:t>Figure S</w:t>
      </w:r>
      <w:r w:rsidRPr="00404908">
        <w:rPr>
          <w:rFonts w:ascii="Times New Roman" w:hAnsi="Times New Roman" w:cs="Times New Roman"/>
          <w:b/>
          <w:bCs/>
        </w:rPr>
        <w:fldChar w:fldCharType="begin"/>
      </w:r>
      <w:r w:rsidRPr="00404908">
        <w:rPr>
          <w:rFonts w:ascii="Times New Roman" w:hAnsi="Times New Roman" w:cs="Times New Roman"/>
          <w:b/>
          <w:bCs/>
          <w:sz w:val="24"/>
          <w:szCs w:val="24"/>
        </w:rPr>
        <w:instrText xml:space="preserve"> SEQ Figure_S \* ARABIC </w:instrText>
      </w:r>
      <w:r w:rsidRPr="00404908">
        <w:rPr>
          <w:rFonts w:ascii="Times New Roman" w:hAnsi="Times New Roman" w:cs="Times New Roman"/>
          <w:b/>
          <w:bCs/>
        </w:rPr>
        <w:fldChar w:fldCharType="separate"/>
      </w:r>
      <w:r w:rsidR="001F2016">
        <w:rPr>
          <w:rFonts w:ascii="Times New Roman" w:hAnsi="Times New Roman" w:cs="Times New Roman"/>
          <w:b/>
          <w:bCs/>
          <w:noProof/>
          <w:sz w:val="24"/>
          <w:szCs w:val="24"/>
        </w:rPr>
        <w:t>5</w:t>
      </w:r>
      <w:r w:rsidRPr="00404908">
        <w:rPr>
          <w:rFonts w:ascii="Times New Roman" w:hAnsi="Times New Roman" w:cs="Times New Roman"/>
          <w:b/>
          <w:bCs/>
        </w:rPr>
        <w:fldChar w:fldCharType="end"/>
      </w:r>
      <w:r w:rsidRPr="00404908">
        <w:rPr>
          <w:rFonts w:ascii="Times New Roman" w:hAnsi="Times New Roman" w:cs="Times New Roman"/>
          <w:b/>
          <w:bCs/>
          <w:sz w:val="24"/>
          <w:szCs w:val="24"/>
          <w:lang w:eastAsia="zh-CN"/>
        </w:rPr>
        <w:t>.</w:t>
      </w:r>
      <w:r w:rsidRPr="00404908">
        <w:rPr>
          <w:rFonts w:ascii="Times New Roman" w:hAnsi="Times New Roman" w:cs="Times New Roman"/>
          <w:sz w:val="24"/>
          <w:szCs w:val="24"/>
        </w:rPr>
        <w:t xml:space="preserve"> </w:t>
      </w:r>
      <w:r w:rsidRPr="00404908">
        <w:rPr>
          <w:rFonts w:ascii="Times New Roman" w:hAnsi="Times New Roman" w:cs="Times New Roman"/>
          <w:sz w:val="24"/>
          <w:szCs w:val="24"/>
          <w:lang w:eastAsia="zh-CN"/>
        </w:rPr>
        <w:t>D</w:t>
      </w:r>
      <w:r w:rsidRPr="00404908">
        <w:rPr>
          <w:rFonts w:ascii="Times New Roman" w:hAnsi="Times New Roman" w:cs="Times New Roman"/>
          <w:sz w:val="24"/>
          <w:szCs w:val="24"/>
        </w:rPr>
        <w:t xml:space="preserve">istributions of negative </w:t>
      </w:r>
      <m:oMath>
        <m:d>
          <m:dPr>
            <m:ctrlPr>
              <w:rPr>
                <w:rFonts w:ascii="Cambria Math" w:hAnsi="Cambria Math" w:cs="Times New Roman"/>
                <w:sz w:val="24"/>
                <w:szCs w:val="24"/>
              </w:rPr>
            </m:ctrlPr>
          </m:dPr>
          <m:e>
            <m:r>
              <m:rPr>
                <m:sty m:val="p"/>
              </m:rPr>
              <w:rPr>
                <w:rFonts w:ascii="Cambria Math" w:hAnsi="Cambria Math" w:cs="Times New Roman"/>
                <w:sz w:val="24"/>
                <w:szCs w:val="24"/>
              </w:rPr>
              <m:t>log∣</m:t>
            </m:r>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&lt;-3</m:t>
            </m:r>
          </m:e>
        </m:d>
      </m:oMath>
      <w:r w:rsidRPr="00BF2B97">
        <w:rPr>
          <w:rFonts w:ascii="Times New Roman" w:eastAsia="DengXian" w:hAnsi="Times New Roman" w:cs="Times New Roman"/>
          <w:sz w:val="24"/>
          <w:szCs w:val="24"/>
          <w:lang w:eastAsia="zh-CN"/>
        </w:rPr>
        <w:t xml:space="preserve"> </w:t>
      </w:r>
      <w:r w:rsidRPr="00404908">
        <w:rPr>
          <w:rFonts w:ascii="Times New Roman" w:hAnsi="Times New Roman" w:cs="Times New Roman"/>
          <w:sz w:val="24"/>
          <w:szCs w:val="24"/>
        </w:rPr>
        <w:t xml:space="preserve">and positive </w:t>
      </w:r>
      <m:oMath>
        <m:d>
          <m:dPr>
            <m:ctrlPr>
              <w:rPr>
                <w:rFonts w:ascii="Cambria Math" w:hAnsi="Cambria Math" w:cs="Times New Roman"/>
                <w:sz w:val="24"/>
                <w:szCs w:val="24"/>
              </w:rPr>
            </m:ctrlPr>
          </m:dPr>
          <m:e>
            <m:r>
              <w:rPr>
                <w:rFonts w:ascii="Cambria Math" w:hAnsi="Cambria Math" w:cs="Times New Roman"/>
                <w:sz w:val="24"/>
                <w:szCs w:val="24"/>
              </w:rPr>
              <m:t>log</m:t>
            </m:r>
            <m:r>
              <m:rPr>
                <m:sty m:val="p"/>
              </m:rPr>
              <w:rPr>
                <w:rFonts w:ascii="Cambria Math" w:hAnsi="Cambria Math" w:cs="Times New Roman"/>
                <w:sz w:val="24"/>
                <w:szCs w:val="24"/>
              </w:rPr>
              <m:t>∣</m:t>
            </m:r>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hint="eastAsia"/>
                <w:sz w:val="24"/>
                <w:szCs w:val="24"/>
              </w:rPr>
              <m:t>≥</m:t>
            </m:r>
            <m:r>
              <w:rPr>
                <w:rFonts w:ascii="Cambria Math" w:hAnsi="Cambria Math" w:cs="Times New Roman"/>
                <w:sz w:val="24"/>
                <w:szCs w:val="24"/>
              </w:rPr>
              <m:t>-3</m:t>
            </m:r>
          </m:e>
        </m:d>
      </m:oMath>
      <w:r w:rsidRPr="00404908">
        <w:rPr>
          <w:rFonts w:ascii="Times New Roman" w:hAnsi="Times New Roman" w:cs="Times New Roman"/>
          <w:sz w:val="24"/>
          <w:szCs w:val="24"/>
        </w:rPr>
        <w:t xml:space="preserve"> cases with respect to </w:t>
      </w:r>
      <w:r w:rsidRPr="00BF2B97">
        <w:rPr>
          <w:rFonts w:ascii="Times New Roman" w:eastAsia="DengXian" w:hAnsi="Times New Roman" w:cs="Times New Roman"/>
          <w:sz w:val="24"/>
          <w:szCs w:val="24"/>
          <w:lang w:eastAsia="zh-CN"/>
        </w:rPr>
        <w:t xml:space="preserve">the </w:t>
      </w:r>
      <w:r w:rsidR="00C3685D">
        <w:rPr>
          <w:rFonts w:ascii="Times New Roman" w:eastAsia="DengXian" w:hAnsi="Times New Roman" w:cs="Times New Roman"/>
          <w:sz w:val="24"/>
          <w:szCs w:val="24"/>
          <w:lang w:eastAsia="zh-CN"/>
        </w:rPr>
        <w:t xml:space="preserve">polymer molecular weight used </w:t>
      </w:r>
      <w:r w:rsidR="00135EE0">
        <w:rPr>
          <w:rFonts w:ascii="Times New Roman" w:eastAsiaTheme="minorEastAsia" w:hAnsi="Times New Roman" w:cs="Times New Roman" w:hint="eastAsia"/>
          <w:sz w:val="24"/>
          <w:szCs w:val="24"/>
        </w:rPr>
        <w:t>in</w:t>
      </w:r>
      <w:r w:rsidR="00C3685D">
        <w:rPr>
          <w:rFonts w:ascii="Times New Roman" w:eastAsia="DengXian" w:hAnsi="Times New Roman" w:cs="Times New Roman"/>
          <w:sz w:val="24"/>
          <w:szCs w:val="24"/>
          <w:lang w:eastAsia="zh-CN"/>
        </w:rPr>
        <w:t xml:space="preserve"> </w:t>
      </w:r>
      <w:r w:rsidRPr="00BF2B97">
        <w:rPr>
          <w:rFonts w:ascii="Times New Roman" w:eastAsia="DengXian" w:hAnsi="Times New Roman" w:cs="Times New Roman"/>
          <w:sz w:val="24"/>
          <w:szCs w:val="24"/>
          <w:lang w:eastAsia="zh-CN"/>
        </w:rPr>
        <w:t xml:space="preserve">the SHAP analysis of RF classification models trained on full </w:t>
      </w:r>
      <w:r w:rsidR="00736590">
        <w:rPr>
          <w:rFonts w:ascii="Times New Roman" w:eastAsia="DengXian" w:hAnsi="Times New Roman" w:cs="Times New Roman"/>
          <w:sz w:val="24"/>
          <w:szCs w:val="24"/>
          <w:lang w:eastAsia="zh-CN"/>
        </w:rPr>
        <w:t xml:space="preserve">processed </w:t>
      </w:r>
      <w:r w:rsidRPr="00BF2B97">
        <w:rPr>
          <w:rFonts w:ascii="Times New Roman" w:eastAsia="DengXian" w:hAnsi="Times New Roman" w:cs="Times New Roman"/>
          <w:sz w:val="24"/>
          <w:szCs w:val="24"/>
          <w:lang w:eastAsia="zh-CN"/>
        </w:rPr>
        <w:t>ML dataset</w:t>
      </w:r>
      <w:r w:rsidRPr="00404908">
        <w:rPr>
          <w:rFonts w:ascii="Times New Roman" w:hAnsi="Times New Roman" w:cs="Times New Roman"/>
          <w:sz w:val="24"/>
          <w:szCs w:val="24"/>
        </w:rPr>
        <w:t>.</w:t>
      </w:r>
      <w:bookmarkEnd w:id="19"/>
      <w:r w:rsidR="00135EE0">
        <w:rPr>
          <w:rFonts w:ascii="Times New Roman" w:eastAsiaTheme="minorEastAsia" w:hAnsi="Times New Roman" w:cs="Times New Roman" w:hint="eastAsia"/>
          <w:sz w:val="24"/>
          <w:szCs w:val="24"/>
        </w:rPr>
        <w:t xml:space="preserve"> </w:t>
      </w:r>
      <w:r w:rsidR="00135EE0" w:rsidRPr="00135EE0">
        <w:rPr>
          <w:rFonts w:ascii="Times New Roman" w:hAnsi="Times New Roman" w:cs="Times New Roman"/>
          <w:sz w:val="24"/>
          <w:szCs w:val="24"/>
          <w:lang w:eastAsia="zh-CN"/>
        </w:rPr>
        <w:t xml:space="preserve">Achiral cases dominate below approximately </w:t>
      </w:r>
      <m:oMath>
        <m:sSup>
          <m:sSupPr>
            <m:ctrlPr>
              <w:rPr>
                <w:rFonts w:ascii="Cambria Math" w:hAnsi="Cambria Math" w:cs="Times New Roman"/>
                <w:sz w:val="24"/>
                <w:szCs w:val="24"/>
                <w:lang w:eastAsia="zh-CN"/>
              </w:rPr>
            </m:ctrlPr>
          </m:sSupPr>
          <m:e>
            <m:r>
              <w:rPr>
                <w:rFonts w:ascii="Cambria Math" w:hAnsi="Cambria Math" w:cs="Times New Roman"/>
                <w:sz w:val="24"/>
                <w:szCs w:val="24"/>
                <w:lang w:eastAsia="zh-CN"/>
              </w:rPr>
              <m:t>10</m:t>
            </m:r>
          </m:e>
          <m:sup>
            <m:r>
              <w:rPr>
                <w:rFonts w:ascii="Cambria Math" w:hAnsi="Cambria Math" w:cs="Times New Roman"/>
                <w:sz w:val="24"/>
                <w:szCs w:val="24"/>
                <w:lang w:eastAsia="zh-CN"/>
              </w:rPr>
              <m:t>4</m:t>
            </m:r>
          </m:sup>
        </m:sSup>
      </m:oMath>
      <w:r w:rsidR="00135EE0" w:rsidRPr="00135EE0">
        <w:rPr>
          <w:rFonts w:ascii="Times New Roman" w:hAnsi="Times New Roman" w:cs="Times New Roman"/>
          <w:sz w:val="24"/>
          <w:szCs w:val="24"/>
          <w:lang w:eastAsia="zh-CN"/>
        </w:rPr>
        <w:t>, chiral cases are most prevalent around this molecular-weight range, and the relative fraction of achiral cases increases again at higher molecular weights.</w:t>
      </w:r>
    </w:p>
    <w:p w14:paraId="2C5205E4" w14:textId="68CFF0AD" w:rsidR="00FD3A7B" w:rsidRPr="00404908" w:rsidRDefault="003D015A" w:rsidP="00404908">
      <w:pPr>
        <w:keepNext/>
        <w:jc w:val="center"/>
        <w:rPr>
          <w:rFonts w:ascii="Times New Roman" w:hAnsi="Times New Roman" w:cs="Times New Roman"/>
        </w:rPr>
      </w:pPr>
      <w:r w:rsidRPr="003D015A">
        <w:lastRenderedPageBreak/>
        <w:t xml:space="preserve"> </w:t>
      </w:r>
      <w:r>
        <w:rPr>
          <w:noProof/>
        </w:rPr>
        <w:drawing>
          <wp:inline distT="0" distB="0" distL="0" distR="0" wp14:anchorId="43E2B764" wp14:editId="0E3F9F04">
            <wp:extent cx="5609258" cy="7256678"/>
            <wp:effectExtent l="0" t="0" r="0" b="1905"/>
            <wp:docPr id="363890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2704" cy="7274073"/>
                    </a:xfrm>
                    <a:prstGeom prst="rect">
                      <a:avLst/>
                    </a:prstGeom>
                    <a:noFill/>
                    <a:ln>
                      <a:noFill/>
                    </a:ln>
                  </pic:spPr>
                </pic:pic>
              </a:graphicData>
            </a:graphic>
          </wp:inline>
        </w:drawing>
      </w:r>
    </w:p>
    <w:p w14:paraId="1DD270BE" w14:textId="62B93A18" w:rsidR="001E49FD" w:rsidRPr="00BF2B97" w:rsidRDefault="00FD3A7B" w:rsidP="00FD3A7B">
      <w:pPr>
        <w:pStyle w:val="Caption"/>
        <w:rPr>
          <w:rFonts w:ascii="Times New Roman" w:hAnsi="Times New Roman" w:cs="Times New Roman"/>
          <w:sz w:val="24"/>
          <w:szCs w:val="24"/>
          <w:lang w:eastAsia="zh-CN"/>
        </w:rPr>
      </w:pPr>
      <w:bookmarkStart w:id="20" w:name="_Toc238135565"/>
      <w:r w:rsidRPr="00404908">
        <w:rPr>
          <w:rFonts w:ascii="Times New Roman" w:hAnsi="Times New Roman" w:cs="Times New Roman"/>
          <w:b/>
          <w:bCs/>
          <w:sz w:val="24"/>
          <w:szCs w:val="24"/>
        </w:rPr>
        <w:t>Figure S</w:t>
      </w:r>
      <w:r w:rsidRPr="00404908">
        <w:rPr>
          <w:rFonts w:ascii="Times New Roman" w:hAnsi="Times New Roman" w:cs="Times New Roman"/>
          <w:b/>
          <w:bCs/>
          <w:sz w:val="24"/>
          <w:szCs w:val="24"/>
        </w:rPr>
        <w:fldChar w:fldCharType="begin"/>
      </w:r>
      <w:r w:rsidRPr="00404908">
        <w:rPr>
          <w:rFonts w:ascii="Times New Roman" w:hAnsi="Times New Roman" w:cs="Times New Roman"/>
          <w:b/>
          <w:bCs/>
          <w:sz w:val="24"/>
          <w:szCs w:val="24"/>
        </w:rPr>
        <w:instrText xml:space="preserve"> SEQ Figure_S \* ARABIC </w:instrText>
      </w:r>
      <w:r w:rsidRPr="00404908">
        <w:rPr>
          <w:rFonts w:ascii="Times New Roman" w:hAnsi="Times New Roman" w:cs="Times New Roman"/>
          <w:b/>
          <w:bCs/>
          <w:sz w:val="24"/>
          <w:szCs w:val="24"/>
        </w:rPr>
        <w:fldChar w:fldCharType="separate"/>
      </w:r>
      <w:r w:rsidR="001F2016">
        <w:rPr>
          <w:rFonts w:ascii="Times New Roman" w:hAnsi="Times New Roman" w:cs="Times New Roman"/>
          <w:b/>
          <w:bCs/>
          <w:noProof/>
          <w:sz w:val="24"/>
          <w:szCs w:val="24"/>
        </w:rPr>
        <w:t>6</w:t>
      </w:r>
      <w:r w:rsidRPr="00404908">
        <w:rPr>
          <w:rFonts w:ascii="Times New Roman" w:hAnsi="Times New Roman" w:cs="Times New Roman"/>
          <w:b/>
          <w:bCs/>
          <w:sz w:val="24"/>
          <w:szCs w:val="24"/>
        </w:rPr>
        <w:fldChar w:fldCharType="end"/>
      </w:r>
      <w:r w:rsidRPr="00404908">
        <w:rPr>
          <w:rFonts w:ascii="Times New Roman" w:hAnsi="Times New Roman" w:cs="Times New Roman"/>
          <w:b/>
          <w:bCs/>
          <w:sz w:val="24"/>
          <w:szCs w:val="24"/>
        </w:rPr>
        <w:t>.</w:t>
      </w:r>
      <w:r w:rsidRPr="00BF2B97">
        <w:rPr>
          <w:rFonts w:ascii="Times New Roman" w:hAnsi="Times New Roman" w:cs="Times New Roman"/>
          <w:sz w:val="24"/>
          <w:szCs w:val="24"/>
        </w:rPr>
        <w:t xml:space="preserve"> Experimental distribution of</w:t>
      </w:r>
      <w:r w:rsidR="00AD45D7">
        <w:rPr>
          <w:rFonts w:ascii="Times New Roman" w:hAnsi="Times New Roman" w:cs="Times New Roman" w:hint="eastAsia"/>
          <w:sz w:val="24"/>
          <w:szCs w:val="24"/>
          <w:lang w:eastAsia="zh-CN"/>
        </w:rPr>
        <w:t xml:space="preserve"> </w:t>
      </w:r>
      <w:r w:rsidR="00AD45D7" w:rsidRPr="00BF2B97">
        <w:rPr>
          <w:rFonts w:ascii="Times New Roman" w:hAnsi="Times New Roman" w:cs="Times New Roman"/>
          <w:sz w:val="24"/>
          <w:szCs w:val="24"/>
        </w:rPr>
        <w:t xml:space="preserve">assembly outcome </w:t>
      </w:r>
      <w:r w:rsidRPr="00BF2B97">
        <w:rPr>
          <w:rFonts w:ascii="Times New Roman" w:hAnsi="Times New Roman" w:cs="Times New Roman"/>
          <w:sz w:val="24"/>
          <w:szCs w:val="24"/>
        </w:rPr>
        <w:t xml:space="preserve">in the two-dimensional space defined by the FASTSOLV-derived </w:t>
      </w:r>
      <w:r w:rsidRPr="00BF2B97">
        <w:rPr>
          <w:rFonts w:ascii="Times New Roman" w:hAnsi="Times New Roman" w:cs="Times New Roman"/>
          <w:sz w:val="24"/>
          <w:szCs w:val="24"/>
          <w:lang w:eastAsia="zh-CN"/>
        </w:rPr>
        <w:t>monomer</w:t>
      </w:r>
      <w:r w:rsidRPr="00BF2B97">
        <w:rPr>
          <w:rFonts w:ascii="Times New Roman" w:hAnsi="Times New Roman" w:cs="Times New Roman"/>
          <w:sz w:val="24"/>
          <w:szCs w:val="24"/>
        </w:rPr>
        <w:t xml:space="preserve"> and </w:t>
      </w:r>
      <w:r w:rsidRPr="00BF2B97">
        <w:rPr>
          <w:rFonts w:ascii="Times New Roman" w:hAnsi="Times New Roman" w:cs="Times New Roman"/>
          <w:sz w:val="24"/>
          <w:szCs w:val="24"/>
          <w:lang w:eastAsia="zh-CN"/>
        </w:rPr>
        <w:t>backbone</w:t>
      </w:r>
      <w:r w:rsidRPr="00BF2B97">
        <w:rPr>
          <w:rFonts w:ascii="Times New Roman" w:hAnsi="Times New Roman" w:cs="Times New Roman"/>
          <w:sz w:val="24"/>
          <w:szCs w:val="24"/>
        </w:rPr>
        <w:t xml:space="preserve"> solubility descriptors. Results are shown for the complete dataset and individual polymer families.</w:t>
      </w:r>
      <w:bookmarkEnd w:id="20"/>
      <w:r w:rsidR="003D015A">
        <w:rPr>
          <w:rFonts w:ascii="Times New Roman" w:hAnsi="Times New Roman" w:cs="Times New Roman" w:hint="eastAsia"/>
          <w:sz w:val="24"/>
          <w:szCs w:val="24"/>
          <w:lang w:eastAsia="zh-CN"/>
        </w:rPr>
        <w:t xml:space="preserve"> </w:t>
      </w:r>
      <w:r w:rsidR="003D015A" w:rsidRPr="000A302F">
        <w:rPr>
          <w:rFonts w:ascii="Times New Roman" w:hAnsi="Times New Roman" w:cs="Times New Roman"/>
          <w:sz w:val="24"/>
          <w:szCs w:val="24"/>
          <w:lang w:eastAsia="zh-CN"/>
        </w:rPr>
        <w:t xml:space="preserve">The number of </w:t>
      </w:r>
      <w:r w:rsidR="003D015A">
        <w:rPr>
          <w:rFonts w:ascii="Times New Roman" w:hAnsi="Times New Roman" w:cs="Times New Roman" w:hint="eastAsia"/>
          <w:sz w:val="24"/>
          <w:szCs w:val="24"/>
          <w:lang w:eastAsia="zh-CN"/>
        </w:rPr>
        <w:t>experimental data point</w:t>
      </w:r>
      <w:r w:rsidR="00B3286B">
        <w:rPr>
          <w:rFonts w:ascii="Times New Roman" w:hAnsi="Times New Roman" w:cs="Times New Roman" w:hint="eastAsia"/>
          <w:sz w:val="24"/>
          <w:szCs w:val="24"/>
          <w:lang w:eastAsia="zh-CN"/>
        </w:rPr>
        <w:t xml:space="preserve">s in </w:t>
      </w:r>
      <w:r w:rsidR="00C14A43">
        <w:rPr>
          <w:rFonts w:ascii="Times New Roman" w:hAnsi="Times New Roman" w:cs="Times New Roman" w:hint="eastAsia"/>
          <w:sz w:val="24"/>
          <w:szCs w:val="24"/>
          <w:lang w:eastAsia="zh-CN"/>
        </w:rPr>
        <w:t xml:space="preserve">full </w:t>
      </w:r>
      <w:r w:rsidR="003B5A9B">
        <w:rPr>
          <w:rFonts w:ascii="Times New Roman" w:hAnsi="Times New Roman" w:cs="Times New Roman"/>
          <w:sz w:val="24"/>
          <w:szCs w:val="24"/>
          <w:lang w:eastAsia="zh-CN"/>
        </w:rPr>
        <w:t xml:space="preserve">processed </w:t>
      </w:r>
      <w:r w:rsidR="00B3286B">
        <w:rPr>
          <w:rFonts w:ascii="Times New Roman" w:hAnsi="Times New Roman" w:cs="Times New Roman" w:hint="eastAsia"/>
          <w:sz w:val="24"/>
          <w:szCs w:val="24"/>
          <w:lang w:eastAsia="zh-CN"/>
        </w:rPr>
        <w:t>ML dataset</w:t>
      </w:r>
      <w:r w:rsidR="003D015A" w:rsidRPr="000A302F">
        <w:rPr>
          <w:rFonts w:ascii="Times New Roman" w:hAnsi="Times New Roman" w:cs="Times New Roman"/>
          <w:sz w:val="24"/>
          <w:szCs w:val="24"/>
          <w:lang w:eastAsia="zh-CN"/>
        </w:rPr>
        <w:t xml:space="preserve"> are indicated by </w:t>
      </w:r>
      <m:oMath>
        <m:r>
          <w:rPr>
            <w:rFonts w:ascii="Cambria Math" w:hAnsi="Cambria Math" w:cs="Times New Roman"/>
            <w:sz w:val="24"/>
            <w:szCs w:val="24"/>
            <w:lang w:eastAsia="zh-CN"/>
          </w:rPr>
          <m:t>n</m:t>
        </m:r>
      </m:oMath>
      <w:r w:rsidR="003D015A">
        <w:rPr>
          <w:rFonts w:ascii="Times New Roman" w:hAnsi="Times New Roman" w:cs="Times New Roman" w:hint="eastAsia"/>
          <w:sz w:val="24"/>
          <w:szCs w:val="24"/>
          <w:lang w:eastAsia="zh-CN"/>
        </w:rPr>
        <w:t xml:space="preserve"> </w:t>
      </w:r>
      <w:r w:rsidR="003D015A" w:rsidRPr="000A302F">
        <w:rPr>
          <w:rFonts w:ascii="Times New Roman" w:hAnsi="Times New Roman" w:cs="Times New Roman"/>
          <w:sz w:val="24"/>
          <w:szCs w:val="24"/>
          <w:lang w:eastAsia="zh-CN"/>
        </w:rPr>
        <w:t>in the title of each panel.</w:t>
      </w:r>
    </w:p>
    <w:p w14:paraId="2FA2073A" w14:textId="0C510394" w:rsidR="00EF6588" w:rsidRPr="00404908" w:rsidRDefault="00E47213" w:rsidP="001958CA">
      <w:pPr>
        <w:keepNext/>
        <w:jc w:val="center"/>
        <w:rPr>
          <w:rFonts w:ascii="Times New Roman" w:hAnsi="Times New Roman" w:cs="Times New Roman"/>
        </w:rPr>
      </w:pPr>
      <w:r>
        <w:rPr>
          <w:noProof/>
        </w:rPr>
        <w:lastRenderedPageBreak/>
        <w:drawing>
          <wp:inline distT="0" distB="0" distL="0" distR="0" wp14:anchorId="2C20D333" wp14:editId="241BDD35">
            <wp:extent cx="5340350" cy="4081780"/>
            <wp:effectExtent l="0" t="0" r="0" b="0"/>
            <wp:docPr id="1399998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40350" cy="4081780"/>
                    </a:xfrm>
                    <a:prstGeom prst="rect">
                      <a:avLst/>
                    </a:prstGeom>
                    <a:noFill/>
                    <a:ln>
                      <a:noFill/>
                    </a:ln>
                  </pic:spPr>
                </pic:pic>
              </a:graphicData>
            </a:graphic>
          </wp:inline>
        </w:drawing>
      </w:r>
    </w:p>
    <w:p w14:paraId="75FBFBAE" w14:textId="20413769" w:rsidR="00EF6588" w:rsidRPr="00BF2B97" w:rsidRDefault="00EF6588" w:rsidP="00EF6588">
      <w:pPr>
        <w:pStyle w:val="Caption"/>
        <w:rPr>
          <w:rFonts w:ascii="Times New Roman" w:eastAsia="DengXian" w:hAnsi="Times New Roman" w:cs="Times New Roman"/>
          <w:b/>
          <w:bCs/>
          <w:sz w:val="24"/>
          <w:szCs w:val="24"/>
          <w:lang w:eastAsia="zh-CN"/>
        </w:rPr>
      </w:pPr>
      <w:bookmarkStart w:id="21" w:name="_Toc238135566"/>
      <w:r w:rsidRPr="00BF2B97">
        <w:rPr>
          <w:rFonts w:ascii="Times New Roman" w:hAnsi="Times New Roman" w:cs="Times New Roman"/>
          <w:b/>
          <w:bCs/>
          <w:sz w:val="24"/>
          <w:szCs w:val="24"/>
        </w:rPr>
        <w:t>Figure S</w:t>
      </w:r>
      <w:r w:rsidRPr="00BF2B97">
        <w:rPr>
          <w:rFonts w:ascii="Times New Roman" w:hAnsi="Times New Roman" w:cs="Times New Roman"/>
          <w:b/>
          <w:bCs/>
          <w:sz w:val="24"/>
          <w:szCs w:val="24"/>
        </w:rPr>
        <w:fldChar w:fldCharType="begin"/>
      </w:r>
      <w:r w:rsidRPr="00BF2B97">
        <w:rPr>
          <w:rFonts w:ascii="Times New Roman" w:hAnsi="Times New Roman" w:cs="Times New Roman"/>
          <w:b/>
          <w:bCs/>
          <w:sz w:val="24"/>
          <w:szCs w:val="24"/>
        </w:rPr>
        <w:instrText xml:space="preserve"> SEQ Figure_S \* ARABIC </w:instrText>
      </w:r>
      <w:r w:rsidRPr="00BF2B97">
        <w:rPr>
          <w:rFonts w:ascii="Times New Roman" w:hAnsi="Times New Roman" w:cs="Times New Roman"/>
          <w:b/>
          <w:bCs/>
          <w:sz w:val="24"/>
          <w:szCs w:val="24"/>
        </w:rPr>
        <w:fldChar w:fldCharType="separate"/>
      </w:r>
      <w:r w:rsidR="001F2016">
        <w:rPr>
          <w:rFonts w:ascii="Times New Roman" w:hAnsi="Times New Roman" w:cs="Times New Roman"/>
          <w:b/>
          <w:bCs/>
          <w:noProof/>
          <w:sz w:val="24"/>
          <w:szCs w:val="24"/>
        </w:rPr>
        <w:t>7</w:t>
      </w:r>
      <w:r w:rsidRPr="00BF2B97">
        <w:rPr>
          <w:rFonts w:ascii="Times New Roman" w:hAnsi="Times New Roman" w:cs="Times New Roman"/>
          <w:b/>
          <w:bCs/>
          <w:sz w:val="24"/>
          <w:szCs w:val="24"/>
        </w:rPr>
        <w:fldChar w:fldCharType="end"/>
      </w:r>
      <w:r w:rsidRPr="00BF2B97">
        <w:rPr>
          <w:rFonts w:ascii="Times New Roman" w:hAnsi="Times New Roman" w:cs="Times New Roman"/>
          <w:b/>
          <w:bCs/>
          <w:sz w:val="24"/>
          <w:szCs w:val="24"/>
          <w:lang w:eastAsia="zh-CN"/>
        </w:rPr>
        <w:t>.</w:t>
      </w:r>
      <w:r w:rsidRPr="00BF2B97">
        <w:rPr>
          <w:rFonts w:ascii="Times New Roman" w:hAnsi="Times New Roman" w:cs="Times New Roman"/>
          <w:sz w:val="24"/>
          <w:szCs w:val="24"/>
          <w:lang w:eastAsia="zh-CN"/>
        </w:rPr>
        <w:t xml:space="preserve"> </w:t>
      </w:r>
      <w:r w:rsidRPr="00BF2B97">
        <w:rPr>
          <w:rFonts w:ascii="Times New Roman" w:hAnsi="Times New Roman" w:cs="Times New Roman"/>
          <w:sz w:val="24"/>
          <w:szCs w:val="24"/>
        </w:rPr>
        <w:t>Relationship between monomer FASTSOLV and assembly outcome. Assembly outcomes are grouped into five monomer FASTSOLV ranges and shown as binned fractions of strong</w:t>
      </w:r>
      <w:r w:rsidR="00C461F4">
        <w:rPr>
          <w:rFonts w:ascii="Times New Roman" w:hAnsi="Times New Roman" w:cs="Times New Roman" w:hint="eastAsia"/>
          <w:sz w:val="24"/>
          <w:szCs w:val="24"/>
          <w:lang w:eastAsia="zh-CN"/>
        </w:rPr>
        <w:t>ly</w:t>
      </w:r>
      <w:r w:rsidRPr="00BF2B97">
        <w:rPr>
          <w:rFonts w:ascii="Times New Roman" w:hAnsi="Times New Roman" w:cs="Times New Roman"/>
          <w:sz w:val="24"/>
          <w:szCs w:val="24"/>
        </w:rPr>
        <w:t xml:space="preserve"> chiral (red)</w:t>
      </w:r>
      <w:r w:rsidRPr="00BF2B97">
        <w:rPr>
          <w:rFonts w:ascii="Times New Roman" w:eastAsia="DengXian" w:hAnsi="Times New Roman" w:cs="Times New Roman"/>
          <w:sz w:val="24"/>
          <w:szCs w:val="24"/>
          <w:lang w:eastAsia="zh-CN"/>
        </w:rPr>
        <w:t>, weak</w:t>
      </w:r>
      <w:r w:rsidR="00C461F4">
        <w:rPr>
          <w:rFonts w:ascii="Times New Roman" w:eastAsia="DengXian" w:hAnsi="Times New Roman" w:cs="Times New Roman" w:hint="eastAsia"/>
          <w:sz w:val="24"/>
          <w:szCs w:val="24"/>
          <w:lang w:eastAsia="zh-CN"/>
        </w:rPr>
        <w:t>ly</w:t>
      </w:r>
      <w:r w:rsidRPr="00BF2B97">
        <w:rPr>
          <w:rFonts w:ascii="Times New Roman" w:hAnsi="Times New Roman" w:cs="Times New Roman"/>
          <w:sz w:val="24"/>
          <w:szCs w:val="24"/>
        </w:rPr>
        <w:t xml:space="preserve"> chiral (</w:t>
      </w:r>
      <w:r w:rsidRPr="00BF2B97">
        <w:rPr>
          <w:rFonts w:ascii="Times New Roman" w:eastAsia="DengXian" w:hAnsi="Times New Roman" w:cs="Times New Roman"/>
          <w:sz w:val="24"/>
          <w:szCs w:val="24"/>
          <w:lang w:eastAsia="zh-CN"/>
        </w:rPr>
        <w:t xml:space="preserve">light </w:t>
      </w:r>
      <w:r w:rsidRPr="00BF2B97">
        <w:rPr>
          <w:rFonts w:ascii="Times New Roman" w:hAnsi="Times New Roman" w:cs="Times New Roman"/>
          <w:sz w:val="24"/>
          <w:szCs w:val="24"/>
        </w:rPr>
        <w:t>red), isotropic (light blue)</w:t>
      </w:r>
      <w:r w:rsidRPr="00BF2B97">
        <w:rPr>
          <w:rFonts w:ascii="Times New Roman" w:eastAsia="DengXian" w:hAnsi="Times New Roman" w:cs="Times New Roman"/>
          <w:sz w:val="24"/>
          <w:szCs w:val="24"/>
          <w:lang w:eastAsia="zh-CN"/>
        </w:rPr>
        <w:t xml:space="preserve">, and </w:t>
      </w:r>
      <w:r w:rsidRPr="00BF2B97">
        <w:rPr>
          <w:rFonts w:ascii="Times New Roman" w:hAnsi="Times New Roman" w:cs="Times New Roman"/>
          <w:sz w:val="24"/>
          <w:szCs w:val="24"/>
        </w:rPr>
        <w:t>aggregat</w:t>
      </w:r>
      <w:r w:rsidR="00C461F4">
        <w:rPr>
          <w:rFonts w:ascii="Times New Roman" w:hAnsi="Times New Roman" w:cs="Times New Roman" w:hint="eastAsia"/>
          <w:sz w:val="24"/>
          <w:szCs w:val="24"/>
          <w:lang w:eastAsia="zh-CN"/>
        </w:rPr>
        <w:t>ed</w:t>
      </w:r>
      <w:r w:rsidRPr="00BF2B97">
        <w:rPr>
          <w:rFonts w:ascii="Times New Roman" w:hAnsi="Times New Roman" w:cs="Times New Roman"/>
          <w:sz w:val="24"/>
          <w:szCs w:val="24"/>
        </w:rPr>
        <w:t xml:space="preserve"> (blue) outcomes. The number above each bar indicates the total number of polymer–solvent–temperature conditions within each FASTSOLV range. At higher monomer FASTSOLV values, isotropic outcomes become increasingly prevalent, whereas chiral outcomes are most enriched within an intermediate FASTSOLV regime.</w:t>
      </w:r>
      <w:bookmarkEnd w:id="21"/>
    </w:p>
    <w:p w14:paraId="1382B43F" w14:textId="77777777" w:rsidR="00EF6588" w:rsidRPr="00404908" w:rsidRDefault="00EF6588" w:rsidP="00404908">
      <w:pPr>
        <w:rPr>
          <w:rFonts w:ascii="Times New Roman" w:eastAsia="DengXian" w:hAnsi="Times New Roman" w:cs="Times New Roman"/>
          <w:lang w:eastAsia="zh-CN"/>
        </w:rPr>
      </w:pPr>
    </w:p>
    <w:p w14:paraId="3BC81CF9" w14:textId="47D68FE0" w:rsidR="00036AF2" w:rsidRPr="00404908" w:rsidRDefault="00000808" w:rsidP="00000808">
      <w:pPr>
        <w:pStyle w:val="Caption"/>
        <w:keepNext/>
        <w:rPr>
          <w:rFonts w:ascii="Times New Roman" w:hAnsi="Times New Roman" w:cs="Times New Roman"/>
        </w:rPr>
      </w:pPr>
      <w:r>
        <w:rPr>
          <w:noProof/>
        </w:rPr>
        <w:lastRenderedPageBreak/>
        <w:drawing>
          <wp:inline distT="0" distB="0" distL="0" distR="0" wp14:anchorId="5E7A4650" wp14:editId="7419ACED">
            <wp:extent cx="5943600" cy="7289800"/>
            <wp:effectExtent l="0" t="0" r="0" b="6350"/>
            <wp:docPr id="1143995153" name="Picture 1" descr="The image is a scatter plot comparing the predicted log(g) values of various polymers, including thiophene, polyfluorene, and others, with a focus on their backbone and monomer stru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5153" name="Picture 1" descr="The image is a scatter plot comparing the predicted log(g) values of various polymers, including thiophene, polyfluorene, and others, with a focus on their backbone and monomer structur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7289800"/>
                    </a:xfrm>
                    <a:prstGeom prst="rect">
                      <a:avLst/>
                    </a:prstGeom>
                    <a:noFill/>
                    <a:ln>
                      <a:noFill/>
                    </a:ln>
                  </pic:spPr>
                </pic:pic>
              </a:graphicData>
            </a:graphic>
          </wp:inline>
        </w:drawing>
      </w:r>
    </w:p>
    <w:p w14:paraId="47139793" w14:textId="41B35F9E" w:rsidR="00BD29E8" w:rsidRPr="00BF2B97" w:rsidRDefault="00036AF2" w:rsidP="00036AF2">
      <w:pPr>
        <w:pStyle w:val="Caption"/>
        <w:rPr>
          <w:rFonts w:ascii="Times New Roman" w:hAnsi="Times New Roman" w:cs="Times New Roman"/>
          <w:sz w:val="24"/>
          <w:szCs w:val="24"/>
          <w:lang w:eastAsia="zh-CN"/>
        </w:rPr>
      </w:pPr>
      <w:bookmarkStart w:id="22" w:name="_Toc238135567"/>
      <w:commentRangeStart w:id="23"/>
      <w:r w:rsidRPr="00404908">
        <w:rPr>
          <w:rFonts w:ascii="Times New Roman" w:hAnsi="Times New Roman" w:cs="Times New Roman"/>
          <w:b/>
          <w:bCs/>
          <w:sz w:val="24"/>
          <w:szCs w:val="24"/>
        </w:rPr>
        <w:t>Figure S</w:t>
      </w:r>
      <w:r w:rsidRPr="00404908">
        <w:rPr>
          <w:rFonts w:ascii="Times New Roman" w:hAnsi="Times New Roman" w:cs="Times New Roman"/>
          <w:b/>
          <w:bCs/>
          <w:sz w:val="24"/>
          <w:szCs w:val="24"/>
        </w:rPr>
        <w:fldChar w:fldCharType="begin"/>
      </w:r>
      <w:r w:rsidRPr="00404908">
        <w:rPr>
          <w:rFonts w:ascii="Times New Roman" w:hAnsi="Times New Roman" w:cs="Times New Roman"/>
          <w:b/>
          <w:bCs/>
          <w:sz w:val="24"/>
          <w:szCs w:val="24"/>
        </w:rPr>
        <w:instrText xml:space="preserve"> SEQ Figure_S \* ARABIC </w:instrText>
      </w:r>
      <w:r w:rsidRPr="00404908">
        <w:rPr>
          <w:rFonts w:ascii="Times New Roman" w:hAnsi="Times New Roman" w:cs="Times New Roman"/>
          <w:b/>
          <w:bCs/>
          <w:sz w:val="24"/>
          <w:szCs w:val="24"/>
        </w:rPr>
        <w:fldChar w:fldCharType="separate"/>
      </w:r>
      <w:r w:rsidR="001F2016">
        <w:rPr>
          <w:rFonts w:ascii="Times New Roman" w:hAnsi="Times New Roman" w:cs="Times New Roman"/>
          <w:b/>
          <w:bCs/>
          <w:noProof/>
          <w:sz w:val="24"/>
          <w:szCs w:val="24"/>
        </w:rPr>
        <w:t>8</w:t>
      </w:r>
      <w:r w:rsidRPr="00404908">
        <w:rPr>
          <w:rFonts w:ascii="Times New Roman" w:hAnsi="Times New Roman" w:cs="Times New Roman"/>
          <w:b/>
          <w:bCs/>
          <w:sz w:val="24"/>
          <w:szCs w:val="24"/>
        </w:rPr>
        <w:fldChar w:fldCharType="end"/>
      </w:r>
      <w:r w:rsidRPr="00BF2B97">
        <w:rPr>
          <w:rFonts w:ascii="Times New Roman" w:hAnsi="Times New Roman" w:cs="Times New Roman"/>
          <w:b/>
          <w:bCs/>
          <w:sz w:val="24"/>
          <w:szCs w:val="24"/>
        </w:rPr>
        <w:t>.</w:t>
      </w:r>
      <w:r w:rsidRPr="00BF2B97">
        <w:rPr>
          <w:rFonts w:ascii="Times New Roman" w:hAnsi="Times New Roman" w:cs="Times New Roman"/>
          <w:sz w:val="24"/>
          <w:szCs w:val="24"/>
        </w:rPr>
        <w:t xml:space="preserve"> RF</w:t>
      </w:r>
      <w:r w:rsidR="008C7D53" w:rsidRPr="008C7D53">
        <w:rPr>
          <w:rFonts w:ascii="Times New Roman" w:hAnsi="Times New Roman" w:cs="Times New Roman"/>
          <w:sz w:val="24"/>
          <w:szCs w:val="24"/>
          <w:lang w:eastAsia="zh-CN"/>
        </w:rPr>
        <w:t xml:space="preserve"> prediction score</w:t>
      </w:r>
      <w:r w:rsidRPr="00BF2B97">
        <w:rPr>
          <w:rFonts w:ascii="Times New Roman" w:hAnsi="Times New Roman" w:cs="Times New Roman"/>
          <w:sz w:val="24"/>
          <w:szCs w:val="24"/>
        </w:rPr>
        <w:t xml:space="preserve"> of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r>
              <w:rPr>
                <w:rFonts w:ascii="Cambria Math" w:hAnsi="Cambria Math" w:cs="Times New Roman"/>
                <w:sz w:val="24"/>
                <w:szCs w:val="24"/>
              </w:rPr>
              <m:t>⁡</m:t>
            </m:r>
          </m:e>
          <m:sub>
            <m:r>
              <w:rPr>
                <w:rFonts w:ascii="Cambria Math" w:hAnsi="Cambria Math" w:cs="Times New Roman"/>
                <w:sz w:val="24"/>
                <w:szCs w:val="24"/>
              </w:rPr>
              <m:t>10</m:t>
            </m:r>
          </m:sub>
        </m:sSub>
        <m:r>
          <m:rPr>
            <m:sty m:val="p"/>
          </m:rPr>
          <w:rPr>
            <w:rFonts w:ascii="Cambria Math" w:hAnsi="Cambria Math" w:cs="Times New Roman"/>
            <w:sz w:val="24"/>
            <w:szCs w:val="24"/>
          </w:rPr>
          <m:t>∣</m:t>
        </m:r>
        <m:r>
          <w:rPr>
            <w:rFonts w:ascii="Cambria Math" w:hAnsi="Cambria Math" w:cs="Times New Roman"/>
            <w:sz w:val="24"/>
            <w:szCs w:val="24"/>
          </w:rPr>
          <m:t>g</m:t>
        </m:r>
        <m:r>
          <m:rPr>
            <m:sty m:val="p"/>
          </m:rPr>
          <w:rPr>
            <w:rFonts w:ascii="Cambria Math" w:hAnsi="Cambria Math" w:cs="Times New Roman"/>
            <w:sz w:val="24"/>
            <w:szCs w:val="24"/>
          </w:rPr>
          <m:t>∣</m:t>
        </m:r>
        <m:r>
          <w:rPr>
            <w:rFonts w:ascii="Cambria Math" w:hAnsi="Cambria Math" w:cs="Times New Roman"/>
            <w:sz w:val="24"/>
            <w:szCs w:val="24"/>
          </w:rPr>
          <m:t>≥-3</m:t>
        </m:r>
      </m:oMath>
      <w:r w:rsidRPr="00BF2B97">
        <w:rPr>
          <w:rFonts w:ascii="Times New Roman" w:hAnsi="Times New Roman" w:cs="Times New Roman"/>
          <w:sz w:val="24"/>
          <w:szCs w:val="24"/>
          <w:lang w:eastAsia="zh-CN"/>
        </w:rPr>
        <w:t xml:space="preserve"> </w:t>
      </w:r>
      <w:r w:rsidRPr="00BF2B97">
        <w:rPr>
          <w:rFonts w:ascii="Times New Roman" w:hAnsi="Times New Roman" w:cs="Times New Roman"/>
          <w:sz w:val="24"/>
          <w:szCs w:val="24"/>
        </w:rPr>
        <w:t xml:space="preserve">in the two-dimensional space defined by the FASTSOLV-derived </w:t>
      </w:r>
      <w:r w:rsidRPr="00BF2B97">
        <w:rPr>
          <w:rFonts w:ascii="Times New Roman" w:hAnsi="Times New Roman" w:cs="Times New Roman"/>
          <w:sz w:val="24"/>
          <w:szCs w:val="24"/>
          <w:lang w:eastAsia="zh-CN"/>
        </w:rPr>
        <w:t>monomer</w:t>
      </w:r>
      <w:r w:rsidRPr="00BF2B97">
        <w:rPr>
          <w:rFonts w:ascii="Times New Roman" w:hAnsi="Times New Roman" w:cs="Times New Roman"/>
          <w:sz w:val="24"/>
          <w:szCs w:val="24"/>
        </w:rPr>
        <w:t xml:space="preserve"> and </w:t>
      </w:r>
      <w:r w:rsidRPr="00BF2B97">
        <w:rPr>
          <w:rFonts w:ascii="Times New Roman" w:hAnsi="Times New Roman" w:cs="Times New Roman"/>
          <w:sz w:val="24"/>
          <w:szCs w:val="24"/>
          <w:lang w:eastAsia="zh-CN"/>
        </w:rPr>
        <w:t>backbone</w:t>
      </w:r>
      <w:r w:rsidRPr="00BF2B97">
        <w:rPr>
          <w:rFonts w:ascii="Times New Roman" w:hAnsi="Times New Roman" w:cs="Times New Roman"/>
          <w:sz w:val="24"/>
          <w:szCs w:val="24"/>
        </w:rPr>
        <w:t xml:space="preserve"> solubility descriptors for the expanded polymer–solvent dataset.</w:t>
      </w:r>
      <w:bookmarkEnd w:id="22"/>
      <w:commentRangeEnd w:id="23"/>
      <w:r w:rsidR="00C461F4">
        <w:rPr>
          <w:rStyle w:val="CommentReference"/>
          <w:rFonts w:ascii="Times New Roman" w:hAnsi="Times New Roman" w:cs="Times New Roman" w:hint="eastAsia"/>
          <w:sz w:val="24"/>
          <w:szCs w:val="24"/>
          <w:lang w:eastAsia="zh-CN"/>
        </w:rPr>
        <w:commentReference w:id="23"/>
      </w:r>
      <w:r w:rsidR="000215DD">
        <w:rPr>
          <w:rFonts w:ascii="Times New Roman" w:hAnsi="Times New Roman" w:cs="Times New Roman" w:hint="eastAsia"/>
          <w:sz w:val="24"/>
          <w:szCs w:val="24"/>
          <w:lang w:eastAsia="zh-CN"/>
        </w:rPr>
        <w:t xml:space="preserve"> </w:t>
      </w:r>
      <w:r w:rsidR="000A302F" w:rsidRPr="000A302F">
        <w:rPr>
          <w:rFonts w:ascii="Times New Roman" w:hAnsi="Times New Roman" w:cs="Times New Roman"/>
          <w:sz w:val="24"/>
          <w:szCs w:val="24"/>
          <w:lang w:eastAsia="zh-CN"/>
        </w:rPr>
        <w:t xml:space="preserve">The number of generated polymer–solvent pairs (number of polymers × 44 solvents) </w:t>
      </w:r>
      <w:r w:rsidR="00F30004" w:rsidRPr="000A302F">
        <w:rPr>
          <w:rFonts w:ascii="Times New Roman" w:hAnsi="Times New Roman" w:cs="Times New Roman"/>
          <w:sz w:val="24"/>
          <w:szCs w:val="24"/>
          <w:lang w:eastAsia="zh-CN"/>
        </w:rPr>
        <w:t>are</w:t>
      </w:r>
      <w:r w:rsidR="000A302F" w:rsidRPr="000A302F">
        <w:rPr>
          <w:rFonts w:ascii="Times New Roman" w:hAnsi="Times New Roman" w:cs="Times New Roman"/>
          <w:sz w:val="24"/>
          <w:szCs w:val="24"/>
          <w:lang w:eastAsia="zh-CN"/>
        </w:rPr>
        <w:t xml:space="preserve"> indicated by </w:t>
      </w:r>
      <m:oMath>
        <m:r>
          <w:rPr>
            <w:rFonts w:ascii="Cambria Math" w:hAnsi="Cambria Math" w:cs="Times New Roman"/>
            <w:sz w:val="24"/>
            <w:szCs w:val="24"/>
            <w:lang w:eastAsia="zh-CN"/>
          </w:rPr>
          <m:t>n</m:t>
        </m:r>
      </m:oMath>
      <w:r w:rsidR="000A302F">
        <w:rPr>
          <w:rFonts w:ascii="Times New Roman" w:hAnsi="Times New Roman" w:cs="Times New Roman" w:hint="eastAsia"/>
          <w:sz w:val="24"/>
          <w:szCs w:val="24"/>
          <w:lang w:eastAsia="zh-CN"/>
        </w:rPr>
        <w:t xml:space="preserve"> </w:t>
      </w:r>
      <w:r w:rsidR="000A302F" w:rsidRPr="000A302F">
        <w:rPr>
          <w:rFonts w:ascii="Times New Roman" w:hAnsi="Times New Roman" w:cs="Times New Roman"/>
          <w:sz w:val="24"/>
          <w:szCs w:val="24"/>
          <w:lang w:eastAsia="zh-CN"/>
        </w:rPr>
        <w:t>in the title of each panel.</w:t>
      </w:r>
    </w:p>
    <w:p w14:paraId="1246C0F4" w14:textId="39CE89DA" w:rsidR="00170B7B" w:rsidRPr="00BF2B97" w:rsidRDefault="00BC74F0" w:rsidP="00D30F74">
      <w:pPr>
        <w:rPr>
          <w:rFonts w:ascii="Times New Roman" w:eastAsia="DengXian" w:hAnsi="Times New Roman" w:cs="Times New Roman"/>
          <w:lang w:eastAsia="zh-CN"/>
        </w:rPr>
      </w:pPr>
      <w:r w:rsidRPr="00BF2B97">
        <w:rPr>
          <w:rFonts w:ascii="Times New Roman" w:hAnsi="Times New Roman" w:cs="Times New Roman"/>
          <w:lang w:eastAsia="zh-CN"/>
        </w:rPr>
        <w:lastRenderedPageBreak/>
        <w:t>The experimental and RF-predicted distributions with respect to the solubility-related descriptors are summarized in</w:t>
      </w:r>
      <w:r w:rsidRPr="00BF2B97">
        <w:rPr>
          <w:rFonts w:ascii="Times New Roman" w:eastAsia="DengXian" w:hAnsi="Times New Roman" w:cs="Times New Roman"/>
          <w:lang w:eastAsia="zh-CN"/>
        </w:rPr>
        <w:t xml:space="preserve"> </w:t>
      </w:r>
      <w:r w:rsidR="00E341BA" w:rsidRPr="00BF2B97">
        <w:rPr>
          <w:rFonts w:ascii="Times New Roman" w:hAnsi="Times New Roman" w:cs="Times New Roman"/>
          <w:b/>
          <w:bCs/>
          <w:lang w:eastAsia="zh-CN"/>
        </w:rPr>
        <w:t>Figure</w:t>
      </w:r>
      <w:r w:rsidRPr="00BF2B97">
        <w:rPr>
          <w:rFonts w:ascii="Times New Roman" w:eastAsia="DengXian" w:hAnsi="Times New Roman" w:cs="Times New Roman"/>
          <w:b/>
          <w:bCs/>
          <w:lang w:eastAsia="zh-CN"/>
        </w:rPr>
        <w:t>s</w:t>
      </w:r>
      <w:r w:rsidR="00E341BA" w:rsidRPr="00BF2B97">
        <w:rPr>
          <w:rFonts w:ascii="Times New Roman" w:hAnsi="Times New Roman" w:cs="Times New Roman"/>
          <w:b/>
          <w:bCs/>
          <w:lang w:eastAsia="zh-CN"/>
        </w:rPr>
        <w:t xml:space="preserve"> S</w:t>
      </w:r>
      <w:r w:rsidR="000A00B1" w:rsidRPr="00BF2B97">
        <w:rPr>
          <w:rFonts w:ascii="Times New Roman" w:hAnsi="Times New Roman" w:cs="Times New Roman"/>
          <w:b/>
          <w:bCs/>
        </w:rPr>
        <w:t>4</w:t>
      </w:r>
      <w:r w:rsidR="00E341BA" w:rsidRPr="00BF2B97">
        <w:rPr>
          <w:rFonts w:ascii="Times New Roman" w:hAnsi="Times New Roman" w:cs="Times New Roman"/>
          <w:b/>
          <w:bCs/>
          <w:lang w:eastAsia="zh-CN"/>
        </w:rPr>
        <w:t>-S</w:t>
      </w:r>
      <w:r w:rsidR="009205A7" w:rsidRPr="00BF2B97">
        <w:rPr>
          <w:rFonts w:ascii="Times New Roman" w:eastAsia="DengXian" w:hAnsi="Times New Roman" w:cs="Times New Roman"/>
          <w:b/>
          <w:bCs/>
          <w:lang w:eastAsia="zh-CN"/>
        </w:rPr>
        <w:t>8</w:t>
      </w:r>
      <w:r w:rsidR="00E341BA" w:rsidRPr="00BF2B97">
        <w:rPr>
          <w:rFonts w:ascii="Times New Roman" w:hAnsi="Times New Roman" w:cs="Times New Roman"/>
          <w:lang w:eastAsia="zh-CN"/>
        </w:rPr>
        <w:t xml:space="preserve">. </w:t>
      </w:r>
      <w:r w:rsidR="00170B7B" w:rsidRPr="00BF2B97">
        <w:rPr>
          <w:rFonts w:ascii="Times New Roman" w:hAnsi="Times New Roman" w:cs="Times New Roman"/>
          <w:lang w:eastAsia="zh-CN"/>
        </w:rPr>
        <w:t xml:space="preserve">The one-dimensional distributions in </w:t>
      </w:r>
      <w:r w:rsidR="00170B7B" w:rsidRPr="00BF2B97">
        <w:rPr>
          <w:rFonts w:ascii="Times New Roman" w:hAnsi="Times New Roman" w:cs="Times New Roman"/>
          <w:b/>
          <w:bCs/>
          <w:lang w:eastAsia="zh-CN"/>
        </w:rPr>
        <w:t>Figure S</w:t>
      </w:r>
      <w:r w:rsidR="000A00B1" w:rsidRPr="00BF2B97">
        <w:rPr>
          <w:rFonts w:ascii="Times New Roman" w:hAnsi="Times New Roman" w:cs="Times New Roman"/>
          <w:b/>
          <w:bCs/>
        </w:rPr>
        <w:t>4</w:t>
      </w:r>
      <w:r w:rsidR="00170B7B" w:rsidRPr="00BF2B97">
        <w:rPr>
          <w:rFonts w:ascii="Times New Roman" w:hAnsi="Times New Roman" w:cs="Times New Roman"/>
          <w:lang w:eastAsia="zh-CN"/>
        </w:rPr>
        <w:t xml:space="preserve"> do not show a simple monotonic relationship between chiral emergence and FASTSOLV-derived monomer</w:t>
      </w:r>
      <w:r w:rsidR="00170B7B" w:rsidRPr="00BF2B97">
        <w:rPr>
          <w:rFonts w:ascii="Times New Roman" w:eastAsia="DengXian" w:hAnsi="Times New Roman" w:cs="Times New Roman"/>
          <w:lang w:eastAsia="zh-CN"/>
        </w:rPr>
        <w:t xml:space="preserve"> </w:t>
      </w:r>
      <w:r w:rsidR="00170B7B" w:rsidRPr="00BF2B97">
        <w:rPr>
          <w:rFonts w:ascii="Times New Roman" w:hAnsi="Times New Roman" w:cs="Times New Roman"/>
          <w:lang w:eastAsia="zh-CN"/>
        </w:rPr>
        <w:t xml:space="preserve">solubility descriptor. Instead, positive cases are concentrated predominantly within intermediate range, whereas the lowest and highest values contain comparatively fewer positive cases. This qualitative trend suggests that chiral LLC formation may require an optimal solvent environment rather than simply increasing with </w:t>
      </w:r>
      <w:r w:rsidR="005B204E">
        <w:rPr>
          <w:rFonts w:ascii="Times New Roman" w:hAnsi="Times New Roman" w:cs="Times New Roman"/>
          <w:lang w:eastAsia="zh-CN"/>
        </w:rPr>
        <w:t>solubility</w:t>
      </w:r>
      <w:r w:rsidR="00170B7B" w:rsidRPr="00BF2B97">
        <w:rPr>
          <w:rFonts w:ascii="Times New Roman" w:hAnsi="Times New Roman" w:cs="Times New Roman"/>
          <w:lang w:eastAsia="zh-CN"/>
        </w:rPr>
        <w:t>.</w:t>
      </w:r>
    </w:p>
    <w:p w14:paraId="1FA3F85C" w14:textId="73F14ED8" w:rsidR="00170B7B" w:rsidRPr="00BF2B97" w:rsidRDefault="000F3939" w:rsidP="00D30F74">
      <w:pPr>
        <w:rPr>
          <w:rFonts w:ascii="Times New Roman" w:eastAsia="DengXian" w:hAnsi="Times New Roman" w:cs="Times New Roman"/>
          <w:lang w:eastAsia="zh-CN"/>
        </w:rPr>
      </w:pPr>
      <w:r w:rsidRPr="00BF2B97">
        <w:rPr>
          <w:rFonts w:ascii="Times New Roman" w:eastAsia="DengXian" w:hAnsi="Times New Roman" w:cs="Times New Roman"/>
          <w:lang w:eastAsia="zh-CN"/>
        </w:rPr>
        <w:t xml:space="preserve">The experimental data were further projected onto the two-dimensional plane defined by the FASTSOLV-derived </w:t>
      </w:r>
      <w:r w:rsidR="00737273" w:rsidRPr="00BF2B97">
        <w:rPr>
          <w:rFonts w:ascii="Times New Roman" w:eastAsia="DengXian" w:hAnsi="Times New Roman" w:cs="Times New Roman"/>
          <w:lang w:eastAsia="zh-CN"/>
        </w:rPr>
        <w:t>monomer</w:t>
      </w:r>
      <w:r w:rsidRPr="00BF2B97">
        <w:rPr>
          <w:rFonts w:ascii="Times New Roman" w:eastAsia="DengXian" w:hAnsi="Times New Roman" w:cs="Times New Roman"/>
          <w:lang w:eastAsia="zh-CN"/>
        </w:rPr>
        <w:t xml:space="preserve"> and </w:t>
      </w:r>
      <w:r w:rsidR="00737273" w:rsidRPr="00BF2B97">
        <w:rPr>
          <w:rFonts w:ascii="Times New Roman" w:eastAsia="DengXian" w:hAnsi="Times New Roman" w:cs="Times New Roman"/>
          <w:lang w:eastAsia="zh-CN"/>
        </w:rPr>
        <w:t>backbone</w:t>
      </w:r>
      <w:r w:rsidRPr="00BF2B97">
        <w:rPr>
          <w:rFonts w:ascii="Times New Roman" w:eastAsia="DengXian" w:hAnsi="Times New Roman" w:cs="Times New Roman"/>
          <w:lang w:eastAsia="zh-CN"/>
        </w:rPr>
        <w:t xml:space="preserve"> solubility descriptors (</w:t>
      </w:r>
      <w:r w:rsidRPr="00BF2B97">
        <w:rPr>
          <w:rFonts w:ascii="Times New Roman" w:eastAsia="DengXian" w:hAnsi="Times New Roman" w:cs="Times New Roman"/>
          <w:b/>
          <w:bCs/>
          <w:lang w:eastAsia="zh-CN"/>
        </w:rPr>
        <w:t xml:space="preserve">Figure </w:t>
      </w:r>
      <w:r w:rsidR="00431991" w:rsidRPr="00BF2B97">
        <w:rPr>
          <w:rFonts w:ascii="Times New Roman" w:eastAsia="DengXian" w:hAnsi="Times New Roman" w:cs="Times New Roman"/>
          <w:b/>
          <w:bCs/>
          <w:lang w:eastAsia="zh-CN"/>
        </w:rPr>
        <w:t>S</w:t>
      </w:r>
      <w:r w:rsidR="00431991">
        <w:rPr>
          <w:rFonts w:ascii="Times New Roman" w:eastAsia="DengXian" w:hAnsi="Times New Roman" w:cs="Times New Roman" w:hint="eastAsia"/>
          <w:b/>
          <w:bCs/>
          <w:lang w:eastAsia="zh-CN"/>
        </w:rPr>
        <w:t>5</w:t>
      </w:r>
      <w:r w:rsidRPr="00BF2B97">
        <w:rPr>
          <w:rFonts w:ascii="Times New Roman" w:eastAsia="DengXian" w:hAnsi="Times New Roman" w:cs="Times New Roman"/>
          <w:lang w:eastAsia="zh-CN"/>
        </w:rPr>
        <w:t>). Across the full dataset, positive cases and larger (</w:t>
      </w:r>
      <m:oMath>
        <m:d>
          <m:dPr>
            <m:begChr m:val="|"/>
            <m:endChr m:val="|"/>
            <m:ctrlPr>
              <w:rPr>
                <w:rFonts w:ascii="Cambria Math" w:eastAsia="DengXian" w:hAnsi="Cambria Math" w:cs="Times New Roman"/>
              </w:rPr>
            </m:ctrlPr>
          </m:dPr>
          <m:e>
            <m:r>
              <w:rPr>
                <w:rFonts w:ascii="Cambria Math" w:eastAsia="DengXian" w:hAnsi="Cambria Math" w:cs="Times New Roman"/>
              </w:rPr>
              <m:t>g</m:t>
            </m:r>
          </m:e>
        </m:d>
      </m:oMath>
      <w:r w:rsidRPr="00BF2B97">
        <w:rPr>
          <w:rFonts w:ascii="Times New Roman" w:eastAsia="DengXian" w:hAnsi="Times New Roman" w:cs="Times New Roman"/>
          <w:lang w:eastAsia="zh-CN"/>
        </w:rPr>
        <w:t xml:space="preserve">) values occur primarily within an intermediate region of this plane. </w:t>
      </w:r>
    </w:p>
    <w:p w14:paraId="3A6BE344" w14:textId="295CAA63" w:rsidR="007E4CC9" w:rsidRPr="00BF2B97" w:rsidRDefault="00106B96" w:rsidP="00D30F74">
      <w:pPr>
        <w:rPr>
          <w:rFonts w:ascii="Times New Roman" w:eastAsia="DengXian" w:hAnsi="Times New Roman" w:cs="Times New Roman"/>
          <w:lang w:eastAsia="zh-CN"/>
        </w:rPr>
      </w:pPr>
      <w:r w:rsidRPr="00BF2B97">
        <w:rPr>
          <w:rFonts w:ascii="Times New Roman" w:hAnsi="Times New Roman" w:cs="Times New Roman"/>
          <w:lang w:eastAsia="zh-CN"/>
        </w:rPr>
        <w:t xml:space="preserve">To examine the model response over a broader polymer–solvent chemical space, we plotted </w:t>
      </w:r>
      <w:r w:rsidR="00A63DFD" w:rsidRPr="008C7D53">
        <w:rPr>
          <w:rFonts w:ascii="Times New Roman" w:eastAsia="DengXian" w:hAnsi="Times New Roman" w:cs="Times New Roman"/>
          <w:lang w:eastAsia="zh-CN"/>
        </w:rPr>
        <w:t>RF prediction score</w:t>
      </w:r>
      <w:r w:rsidR="00A63DFD">
        <w:rPr>
          <w:rFonts w:ascii="Times New Roman" w:eastAsia="DengXian" w:hAnsi="Times New Roman" w:cs="Times New Roman" w:hint="eastAsia"/>
          <w:lang w:eastAsia="zh-CN"/>
        </w:rPr>
        <w:t>s</w:t>
      </w:r>
      <w:r w:rsidRPr="00BF2B97">
        <w:rPr>
          <w:rFonts w:ascii="Times New Roman" w:hAnsi="Times New Roman" w:cs="Times New Roman"/>
          <w:lang w:eastAsia="zh-CN"/>
        </w:rPr>
        <w:t xml:space="preserve"> for the expanded set of polymer–solvent combinations (</w:t>
      </w:r>
      <w:r w:rsidRPr="00BF2B97">
        <w:rPr>
          <w:rFonts w:ascii="Times New Roman" w:hAnsi="Times New Roman" w:cs="Times New Roman"/>
          <w:b/>
          <w:bCs/>
          <w:lang w:eastAsia="zh-CN"/>
        </w:rPr>
        <w:t xml:space="preserve">Figure </w:t>
      </w:r>
      <w:r w:rsidR="00431991" w:rsidRPr="00BF2B97">
        <w:rPr>
          <w:rFonts w:ascii="Times New Roman" w:hAnsi="Times New Roman" w:cs="Times New Roman"/>
          <w:b/>
          <w:bCs/>
          <w:lang w:eastAsia="zh-CN"/>
        </w:rPr>
        <w:t>S</w:t>
      </w:r>
      <w:r w:rsidR="00431991">
        <w:rPr>
          <w:rFonts w:ascii="Times New Roman" w:eastAsia="DengXian" w:hAnsi="Times New Roman" w:cs="Times New Roman" w:hint="eastAsia"/>
          <w:b/>
          <w:bCs/>
          <w:lang w:eastAsia="zh-CN"/>
        </w:rPr>
        <w:t>7</w:t>
      </w:r>
      <w:r w:rsidRPr="00BF2B97">
        <w:rPr>
          <w:rFonts w:ascii="Times New Roman" w:hAnsi="Times New Roman" w:cs="Times New Roman"/>
          <w:lang w:eastAsia="zh-CN"/>
        </w:rPr>
        <w:t xml:space="preserve">). The RF model generally assigns higher </w:t>
      </w:r>
      <w:r w:rsidR="00A63DFD" w:rsidRPr="008C7D53">
        <w:rPr>
          <w:rFonts w:ascii="Times New Roman" w:eastAsia="DengXian" w:hAnsi="Times New Roman" w:cs="Times New Roman"/>
          <w:lang w:eastAsia="zh-CN"/>
        </w:rPr>
        <w:t>RF prediction score</w:t>
      </w:r>
      <w:r w:rsidR="00A63DFD">
        <w:rPr>
          <w:rFonts w:ascii="Times New Roman" w:eastAsia="DengXian" w:hAnsi="Times New Roman" w:cs="Times New Roman" w:hint="eastAsia"/>
          <w:lang w:eastAsia="zh-CN"/>
        </w:rPr>
        <w:t>s</w:t>
      </w:r>
      <w:r w:rsidRPr="00BF2B97">
        <w:rPr>
          <w:rFonts w:ascii="Times New Roman" w:hAnsi="Times New Roman" w:cs="Times New Roman"/>
          <w:lang w:eastAsia="zh-CN"/>
        </w:rPr>
        <w:t xml:space="preserve"> of (</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10</m:t>
                </m:r>
              </m:sub>
            </m:sSub>
          </m:fName>
          <m:e>
            <m:d>
              <m:dPr>
                <m:begChr m:val="|"/>
                <m:endChr m:val="|"/>
                <m:ctrlPr>
                  <w:rPr>
                    <w:rFonts w:ascii="Cambria Math" w:hAnsi="Cambria Math" w:cs="Times New Roman"/>
                  </w:rPr>
                </m:ctrlPr>
              </m:dPr>
              <m:e>
                <m:r>
                  <w:rPr>
                    <w:rFonts w:ascii="Cambria Math" w:hAnsi="Cambria Math" w:cs="Times New Roman"/>
                  </w:rPr>
                  <m:t>g</m:t>
                </m:r>
              </m:e>
            </m:d>
          </m:e>
        </m:func>
        <m:r>
          <w:rPr>
            <w:rFonts w:ascii="Cambria Math" w:hAnsi="Cambria Math" w:cs="Times New Roman"/>
          </w:rPr>
          <m:t>≥-3</m:t>
        </m:r>
      </m:oMath>
      <w:r w:rsidRPr="00BF2B97">
        <w:rPr>
          <w:rFonts w:ascii="Times New Roman" w:hAnsi="Times New Roman" w:cs="Times New Roman"/>
          <w:lang w:eastAsia="zh-CN"/>
        </w:rPr>
        <w:t xml:space="preserve">) within intermediate solubility regimes, while lower </w:t>
      </w:r>
      <w:r w:rsidR="00A63DFD" w:rsidRPr="008C7D53">
        <w:rPr>
          <w:rFonts w:ascii="Times New Roman" w:eastAsia="DengXian" w:hAnsi="Times New Roman" w:cs="Times New Roman"/>
          <w:lang w:eastAsia="zh-CN"/>
        </w:rPr>
        <w:t>RF prediction score</w:t>
      </w:r>
      <w:r w:rsidR="00A63DFD">
        <w:rPr>
          <w:rFonts w:ascii="Times New Roman" w:eastAsia="DengXian" w:hAnsi="Times New Roman" w:cs="Times New Roman" w:hint="eastAsia"/>
          <w:lang w:eastAsia="zh-CN"/>
        </w:rPr>
        <w:t>s</w:t>
      </w:r>
      <w:r w:rsidRPr="00BF2B97">
        <w:rPr>
          <w:rFonts w:ascii="Times New Roman" w:hAnsi="Times New Roman" w:cs="Times New Roman"/>
          <w:lang w:eastAsia="zh-CN"/>
        </w:rPr>
        <w:t xml:space="preserve"> are observed toward the extreme high- and low-solubility regions. </w:t>
      </w:r>
    </w:p>
    <w:p w14:paraId="1D2212BA" w14:textId="0AA9A37E" w:rsidR="00860766" w:rsidRPr="00BF2B97" w:rsidRDefault="00860766" w:rsidP="00D30F74">
      <w:pPr>
        <w:rPr>
          <w:rFonts w:ascii="Times New Roman" w:eastAsia="DengXian" w:hAnsi="Times New Roman" w:cs="Times New Roman"/>
          <w:lang w:eastAsia="zh-CN"/>
        </w:rPr>
      </w:pPr>
      <w:r w:rsidRPr="00BF2B97">
        <w:rPr>
          <w:rFonts w:ascii="Times New Roman" w:eastAsia="DengXian" w:hAnsi="Times New Roman" w:cs="Times New Roman"/>
          <w:lang w:eastAsia="zh-CN"/>
        </w:rPr>
        <w:t>Taken together, these observations are consistent with a balanced-solvation hypothesis for chiral LLC formation. An intermediate solvent regime may provide a balance between solubilization and intermolecular association that facilitates chiral mesophase formation. The present analysis identifies a statistical association consistent with th</w:t>
      </w:r>
      <w:r w:rsidR="00C2255B" w:rsidRPr="00BF2B97">
        <w:rPr>
          <w:rFonts w:ascii="Times New Roman" w:eastAsia="DengXian" w:hAnsi="Times New Roman" w:cs="Times New Roman"/>
          <w:lang w:eastAsia="zh-CN"/>
        </w:rPr>
        <w:t>e</w:t>
      </w:r>
      <w:r w:rsidRPr="00BF2B97">
        <w:rPr>
          <w:rFonts w:ascii="Times New Roman" w:eastAsia="DengXian" w:hAnsi="Times New Roman" w:cs="Times New Roman"/>
          <w:lang w:eastAsia="zh-CN"/>
        </w:rPr>
        <w:t xml:space="preserve"> hypothesis but does not by itself establish a causal mechanism.</w:t>
      </w:r>
    </w:p>
    <w:p w14:paraId="61DBE666" w14:textId="6301563A" w:rsidR="00C13130" w:rsidRDefault="00C2255B" w:rsidP="00D30F74">
      <w:pPr>
        <w:rPr>
          <w:rFonts w:ascii="Times New Roman" w:eastAsia="DengXian" w:hAnsi="Times New Roman" w:cs="Times New Roman"/>
          <w:lang w:eastAsia="zh-CN"/>
        </w:rPr>
      </w:pPr>
      <w:r w:rsidRPr="00BF2B97">
        <w:rPr>
          <w:rFonts w:ascii="Times New Roman" w:eastAsia="DengXian" w:hAnsi="Times New Roman" w:cs="Times New Roman"/>
          <w:lang w:eastAsia="zh-CN"/>
        </w:rPr>
        <w:t>The FASTSOLV descriptors should nevertheless be interpreted with caution. FASTSOLV was developed primarily to predict the solubility of small organic molecules</w:t>
      </w:r>
      <w:sdt>
        <w:sdtPr>
          <w:rPr>
            <w:rFonts w:ascii="Times New Roman" w:eastAsia="DengXian" w:hAnsi="Times New Roman" w:cs="Times New Roman"/>
            <w:color w:val="000000"/>
            <w:vertAlign w:val="superscript"/>
            <w:lang w:eastAsia="zh-CN"/>
          </w:rPr>
          <w:tag w:val="MENDELEY_CITATION_v3_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"/>
          <w:id w:val="1909186121"/>
          <w:placeholder>
            <w:docPart w:val="DefaultPlaceholder_-1854013440"/>
          </w:placeholder>
        </w:sdtPr>
        <w:sdtEndPr/>
        <w:sdtContent>
          <w:r w:rsidR="00DA5325" w:rsidRPr="00BF2B97">
            <w:rPr>
              <w:rFonts w:ascii="Times New Roman" w:eastAsia="DengXian" w:hAnsi="Times New Roman" w:cs="Times New Roman"/>
              <w:color w:val="000000"/>
              <w:vertAlign w:val="superscript"/>
              <w:lang w:eastAsia="zh-CN"/>
            </w:rPr>
            <w:t>4</w:t>
          </w:r>
        </w:sdtContent>
      </w:sdt>
      <w:r w:rsidRPr="00BF2B97">
        <w:rPr>
          <w:rFonts w:ascii="Times New Roman" w:eastAsia="DengXian" w:hAnsi="Times New Roman" w:cs="Times New Roman"/>
          <w:lang w:eastAsia="zh-CN"/>
        </w:rPr>
        <w:t xml:space="preserve"> and does not explicitly account for polymer molecular weight, chain conformation, aggregation, crystallinity, or polymer-specific solution thermodynamics. Here, FASTSOLV predictions for the monomer, backbone, and side-chain fragments are therefore used as proxy descriptors of relative polymer–solvent compatibility rather than as quantitative predictions of whole-polymer solubility. Furthermore, the </w:t>
      </w:r>
      <w:r w:rsidR="008C7D53" w:rsidRPr="008C7D53">
        <w:rPr>
          <w:rFonts w:ascii="Times New Roman" w:eastAsia="DengXian" w:hAnsi="Times New Roman" w:cs="Times New Roman"/>
          <w:lang w:eastAsia="zh-CN"/>
        </w:rPr>
        <w:t>RF prediction score</w:t>
      </w:r>
      <w:r w:rsidRPr="00BF2B97">
        <w:rPr>
          <w:rFonts w:ascii="Times New Roman" w:eastAsia="DengXian" w:hAnsi="Times New Roman" w:cs="Times New Roman"/>
          <w:lang w:eastAsia="zh-CN"/>
        </w:rPr>
        <w:t xml:space="preserve"> maps in </w:t>
      </w:r>
      <w:r w:rsidRPr="00BF2B97">
        <w:rPr>
          <w:rFonts w:ascii="Times New Roman" w:eastAsia="DengXian" w:hAnsi="Times New Roman" w:cs="Times New Roman"/>
          <w:b/>
          <w:bCs/>
          <w:lang w:eastAsia="zh-CN"/>
        </w:rPr>
        <w:t>Figure S</w:t>
      </w:r>
      <w:r w:rsidR="009205A7" w:rsidRPr="00BF2B97">
        <w:rPr>
          <w:rFonts w:ascii="Times New Roman" w:eastAsia="DengXian" w:hAnsi="Times New Roman" w:cs="Times New Roman"/>
          <w:b/>
          <w:bCs/>
          <w:lang w:eastAsia="zh-CN"/>
        </w:rPr>
        <w:t>7</w:t>
      </w:r>
      <w:r w:rsidRPr="00BF2B97">
        <w:rPr>
          <w:rFonts w:ascii="Times New Roman" w:eastAsia="DengXian" w:hAnsi="Times New Roman" w:cs="Times New Roman"/>
          <w:lang w:eastAsia="zh-CN"/>
        </w:rPr>
        <w:t xml:space="preserve"> are generated by an RF model that uses these FASTSOLV descriptors as input features and should therefore be viewed as visualizations of the relationships learned by the model, rather than as independent validation of the solubility hypothesis. Predictions in sparsely represented or extrapolative regions of the descriptor space remain uncertain. Polymer-specific solvation models and additional experimental measurements will be required to quantitatively resolve how solvent quality governs chiral LLC formation.</w:t>
      </w:r>
    </w:p>
    <w:p w14:paraId="18BB1881" w14:textId="77777777" w:rsidR="00371073" w:rsidRPr="00371073" w:rsidRDefault="00371073" w:rsidP="00D30F74">
      <w:pPr>
        <w:rPr>
          <w:rFonts w:ascii="Times New Roman" w:eastAsia="DengXian" w:hAnsi="Times New Roman" w:cs="Times New Roman"/>
          <w:lang w:eastAsia="zh-CN"/>
        </w:rPr>
      </w:pPr>
    </w:p>
    <w:p w14:paraId="0F8512DB" w14:textId="77777777" w:rsidR="00C13130" w:rsidRPr="00BF2B97" w:rsidRDefault="00C13130">
      <w:pPr>
        <w:rPr>
          <w:rFonts w:ascii="Times New Roman" w:eastAsia="DengXian" w:hAnsi="Times New Roman" w:cs="Times New Roman"/>
          <w:lang w:eastAsia="zh-CN"/>
        </w:rPr>
      </w:pPr>
      <w:r w:rsidRPr="00BF2B97">
        <w:rPr>
          <w:rFonts w:ascii="Times New Roman" w:eastAsia="DengXian" w:hAnsi="Times New Roman" w:cs="Times New Roman"/>
          <w:lang w:eastAsia="zh-CN"/>
        </w:rPr>
        <w:br w:type="page"/>
      </w:r>
    </w:p>
    <w:p w14:paraId="466A3DA8" w14:textId="2AE893CE" w:rsidR="00F52552" w:rsidRPr="00013E8E" w:rsidRDefault="00CE2F8D" w:rsidP="00013E8E">
      <w:pPr>
        <w:pStyle w:val="Heading1"/>
        <w:rPr>
          <w:rFonts w:eastAsia="DengXian" w:cs="Times New Roman"/>
          <w:lang w:eastAsia="zh-CN"/>
        </w:rPr>
      </w:pPr>
      <w:bookmarkStart w:id="24" w:name="_Toc238129022"/>
      <w:r w:rsidRPr="00643F96">
        <w:rPr>
          <w:rFonts w:eastAsia="DengXian" w:cs="Times New Roman"/>
          <w:lang w:eastAsia="zh-CN"/>
        </w:rPr>
        <w:lastRenderedPageBreak/>
        <w:t xml:space="preserve">Section </w:t>
      </w:r>
      <w:r w:rsidR="00473F47" w:rsidRPr="00BF2B97">
        <w:rPr>
          <w:rFonts w:eastAsia="DengXian" w:cs="Times New Roman"/>
          <w:lang w:eastAsia="zh-CN"/>
        </w:rPr>
        <w:t>S6</w:t>
      </w:r>
      <w:r w:rsidRPr="00643F96">
        <w:rPr>
          <w:rFonts w:eastAsia="DengXian" w:cs="Times New Roman"/>
          <w:lang w:eastAsia="zh-CN"/>
        </w:rPr>
        <w:t>.</w:t>
      </w:r>
      <w:r w:rsidRPr="00BF2B97">
        <w:rPr>
          <w:rFonts w:eastAsia="DengXian" w:cs="Times New Roman"/>
          <w:lang w:eastAsia="zh-CN"/>
        </w:rPr>
        <w:t xml:space="preserve"> </w:t>
      </w:r>
      <w:r w:rsidR="003C11BF" w:rsidRPr="00643F96">
        <w:rPr>
          <w:rFonts w:eastAsia="DengXian" w:cs="Times New Roman"/>
          <w:lang w:eastAsia="zh-CN"/>
        </w:rPr>
        <w:t xml:space="preserve">Additional results for </w:t>
      </w:r>
      <w:r w:rsidR="00357294" w:rsidRPr="00BF2B97">
        <w:rPr>
          <w:rFonts w:eastAsia="DengXian" w:cs="Times New Roman"/>
          <w:lang w:eastAsia="zh-CN"/>
        </w:rPr>
        <w:t>feature</w:t>
      </w:r>
      <w:r w:rsidR="003C11BF" w:rsidRPr="00643F96">
        <w:rPr>
          <w:rFonts w:eastAsia="DengXian" w:cs="Times New Roman"/>
          <w:lang w:eastAsia="zh-CN"/>
        </w:rPr>
        <w:t xml:space="preserve"> analysis</w:t>
      </w:r>
      <w:r w:rsidRPr="00643F96">
        <w:rPr>
          <w:rFonts w:eastAsia="DengXian" w:cs="Times New Roman"/>
          <w:lang w:eastAsia="zh-CN"/>
        </w:rPr>
        <w:t>.</w:t>
      </w:r>
      <w:bookmarkEnd w:id="24"/>
      <w:r w:rsidR="00B475C5" w:rsidRPr="00BF2B97">
        <w:rPr>
          <w:rFonts w:cs="Times New Roman"/>
        </w:rPr>
        <w:t xml:space="preserve"> </w:t>
      </w:r>
    </w:p>
    <w:p w14:paraId="26135324" w14:textId="7861E7B7" w:rsidR="00036AF2" w:rsidRPr="00404908" w:rsidRDefault="00601A72" w:rsidP="00404908">
      <w:pPr>
        <w:keepNext/>
        <w:jc w:val="center"/>
        <w:rPr>
          <w:rFonts w:ascii="Times New Roman" w:hAnsi="Times New Roman" w:cs="Times New Roman"/>
        </w:rPr>
      </w:pPr>
      <w:r w:rsidRPr="00601A72">
        <w:t xml:space="preserve"> </w:t>
      </w:r>
      <w:r>
        <w:rPr>
          <w:noProof/>
        </w:rPr>
        <w:drawing>
          <wp:inline distT="0" distB="0" distL="0" distR="0" wp14:anchorId="710EDB5A" wp14:editId="7E2FCDC0">
            <wp:extent cx="3021330" cy="2296795"/>
            <wp:effectExtent l="0" t="0" r="7620" b="8255"/>
            <wp:docPr id="35886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21330" cy="2296795"/>
                    </a:xfrm>
                    <a:prstGeom prst="rect">
                      <a:avLst/>
                    </a:prstGeom>
                    <a:noFill/>
                    <a:ln>
                      <a:noFill/>
                    </a:ln>
                  </pic:spPr>
                </pic:pic>
              </a:graphicData>
            </a:graphic>
          </wp:inline>
        </w:drawing>
      </w:r>
    </w:p>
    <w:p w14:paraId="40890902" w14:textId="39E1D61D" w:rsidR="009462ED" w:rsidRPr="00404908" w:rsidRDefault="00036AF2" w:rsidP="00404908">
      <w:pPr>
        <w:pStyle w:val="Caption"/>
        <w:rPr>
          <w:rFonts w:ascii="Times New Roman" w:hAnsi="Times New Roman" w:cs="Times New Roman"/>
          <w:b/>
          <w:bCs/>
        </w:rPr>
      </w:pPr>
      <w:bookmarkStart w:id="25" w:name="_Toc238135570"/>
      <w:r w:rsidRPr="00404908">
        <w:rPr>
          <w:rFonts w:ascii="Times New Roman" w:hAnsi="Times New Roman" w:cs="Times New Roman"/>
          <w:b/>
          <w:bCs/>
          <w:sz w:val="24"/>
          <w:szCs w:val="24"/>
        </w:rPr>
        <w:t xml:space="preserve">Figure </w:t>
      </w:r>
      <w:r w:rsidR="00C461F4" w:rsidRPr="00404908">
        <w:rPr>
          <w:rFonts w:ascii="Times New Roman" w:hAnsi="Times New Roman" w:cs="Times New Roman"/>
          <w:b/>
          <w:bCs/>
          <w:sz w:val="24"/>
          <w:szCs w:val="24"/>
        </w:rPr>
        <w:t>S</w:t>
      </w:r>
      <w:r w:rsidR="00C461F4" w:rsidRPr="00404908">
        <w:rPr>
          <w:rFonts w:ascii="Times New Roman" w:hAnsi="Times New Roman" w:cs="Times New Roman"/>
          <w:b/>
          <w:bCs/>
          <w:sz w:val="24"/>
          <w:szCs w:val="24"/>
        </w:rPr>
        <w:fldChar w:fldCharType="begin"/>
      </w:r>
      <w:r w:rsidR="00C461F4" w:rsidRPr="00404908">
        <w:rPr>
          <w:rFonts w:ascii="Times New Roman" w:hAnsi="Times New Roman" w:cs="Times New Roman"/>
          <w:b/>
          <w:bCs/>
          <w:sz w:val="24"/>
          <w:szCs w:val="24"/>
        </w:rPr>
        <w:instrText xml:space="preserve"> SEQ Figure_S \* ARABIC </w:instrText>
      </w:r>
      <w:r w:rsidR="00C461F4" w:rsidRPr="00404908">
        <w:rPr>
          <w:rFonts w:ascii="Times New Roman" w:hAnsi="Times New Roman" w:cs="Times New Roman"/>
          <w:b/>
          <w:bCs/>
          <w:sz w:val="24"/>
          <w:szCs w:val="24"/>
        </w:rPr>
        <w:fldChar w:fldCharType="separate"/>
      </w:r>
      <w:r w:rsidR="00C461F4">
        <w:rPr>
          <w:rFonts w:ascii="Times New Roman" w:hAnsi="Times New Roman" w:cs="Times New Roman"/>
          <w:b/>
          <w:sz w:val="24"/>
          <w:szCs w:val="24"/>
        </w:rPr>
        <w:t>9</w:t>
      </w:r>
      <w:r w:rsidR="00C461F4" w:rsidRPr="00404908">
        <w:rPr>
          <w:rFonts w:ascii="Times New Roman" w:hAnsi="Times New Roman" w:cs="Times New Roman"/>
          <w:b/>
          <w:bCs/>
          <w:sz w:val="24"/>
          <w:szCs w:val="24"/>
        </w:rPr>
        <w:fldChar w:fldCharType="end"/>
      </w:r>
      <w:r w:rsidRPr="00404908">
        <w:rPr>
          <w:rFonts w:ascii="Times New Roman" w:hAnsi="Times New Roman" w:cs="Times New Roman"/>
          <w:b/>
          <w:bCs/>
          <w:sz w:val="24"/>
          <w:szCs w:val="24"/>
        </w:rPr>
        <w:t>.</w:t>
      </w:r>
      <w:r w:rsidRPr="00404908">
        <w:rPr>
          <w:rFonts w:ascii="Times New Roman" w:hAnsi="Times New Roman" w:cs="Times New Roman"/>
          <w:sz w:val="24"/>
          <w:szCs w:val="24"/>
        </w:rPr>
        <w:t xml:space="preserve"> Experimentally observed assembly outcomes plotted as a function of normalized side-chain content. Each condition is classified as strong</w:t>
      </w:r>
      <w:r w:rsidR="00C461F4">
        <w:rPr>
          <w:rFonts w:ascii="Times New Roman" w:hAnsi="Times New Roman" w:cs="Times New Roman" w:hint="eastAsia"/>
          <w:sz w:val="24"/>
          <w:szCs w:val="24"/>
          <w:lang w:eastAsia="zh-CN"/>
        </w:rPr>
        <w:t>ly</w:t>
      </w:r>
      <w:r w:rsidRPr="00404908">
        <w:rPr>
          <w:rFonts w:ascii="Times New Roman" w:hAnsi="Times New Roman" w:cs="Times New Roman"/>
          <w:sz w:val="24"/>
          <w:szCs w:val="24"/>
        </w:rPr>
        <w:t xml:space="preserve"> chiral, weak</w:t>
      </w:r>
      <w:r w:rsidR="00C461F4">
        <w:rPr>
          <w:rFonts w:ascii="Times New Roman" w:hAnsi="Times New Roman" w:cs="Times New Roman" w:hint="eastAsia"/>
          <w:sz w:val="24"/>
          <w:szCs w:val="24"/>
          <w:lang w:eastAsia="zh-CN"/>
        </w:rPr>
        <w:t>ly</w:t>
      </w:r>
      <w:r w:rsidRPr="00404908">
        <w:rPr>
          <w:rFonts w:ascii="Times New Roman" w:hAnsi="Times New Roman" w:cs="Times New Roman"/>
          <w:sz w:val="24"/>
          <w:szCs w:val="24"/>
        </w:rPr>
        <w:t xml:space="preserve"> chiral, isotropic, or </w:t>
      </w:r>
      <w:r w:rsidR="00C461F4" w:rsidRPr="00404908">
        <w:rPr>
          <w:rFonts w:ascii="Times New Roman" w:hAnsi="Times New Roman" w:cs="Times New Roman"/>
          <w:sz w:val="24"/>
          <w:szCs w:val="24"/>
        </w:rPr>
        <w:t>aggregat</w:t>
      </w:r>
      <w:r w:rsidR="00C461F4">
        <w:rPr>
          <w:rFonts w:ascii="Times New Roman" w:hAnsi="Times New Roman" w:cs="Times New Roman" w:hint="eastAsia"/>
          <w:sz w:val="24"/>
          <w:szCs w:val="24"/>
          <w:lang w:eastAsia="zh-CN"/>
        </w:rPr>
        <w:t>ed outcomes</w:t>
      </w:r>
      <w:r w:rsidRPr="00404908">
        <w:rPr>
          <w:rFonts w:ascii="Times New Roman" w:hAnsi="Times New Roman" w:cs="Times New Roman"/>
          <w:sz w:val="24"/>
          <w:szCs w:val="24"/>
        </w:rPr>
        <w:t>.</w:t>
      </w:r>
      <w:bookmarkEnd w:id="25"/>
    </w:p>
    <w:p w14:paraId="729B6F12" w14:textId="77777777" w:rsidR="00D31801" w:rsidRPr="00404908" w:rsidRDefault="00D31801" w:rsidP="00404908">
      <w:pPr>
        <w:pStyle w:val="Caption"/>
        <w:rPr>
          <w:rFonts w:ascii="Times New Roman" w:hAnsi="Times New Roman" w:cs="Times New Roman"/>
          <w:lang w:eastAsia="zh-CN"/>
        </w:rPr>
      </w:pPr>
    </w:p>
    <w:p w14:paraId="416EFA6D" w14:textId="55CCD7F6" w:rsidR="008C3A1B" w:rsidRPr="00404908" w:rsidRDefault="002542EA" w:rsidP="008C3A1B">
      <w:pPr>
        <w:keepNext/>
        <w:jc w:val="right"/>
        <w:rPr>
          <w:rFonts w:ascii="Times New Roman" w:hAnsi="Times New Roman" w:cs="Times New Roman"/>
        </w:rPr>
      </w:pPr>
      <w:r>
        <w:rPr>
          <w:noProof/>
        </w:rPr>
        <w:lastRenderedPageBreak/>
        <w:drawing>
          <wp:inline distT="0" distB="0" distL="0" distR="0" wp14:anchorId="37DA57B0" wp14:editId="779339FA">
            <wp:extent cx="5943600" cy="4488180"/>
            <wp:effectExtent l="0" t="0" r="0" b="7620"/>
            <wp:docPr id="1072704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88180"/>
                    </a:xfrm>
                    <a:prstGeom prst="rect">
                      <a:avLst/>
                    </a:prstGeom>
                    <a:noFill/>
                    <a:ln>
                      <a:noFill/>
                    </a:ln>
                  </pic:spPr>
                </pic:pic>
              </a:graphicData>
            </a:graphic>
          </wp:inline>
        </w:drawing>
      </w:r>
    </w:p>
    <w:p w14:paraId="073DF03E" w14:textId="34647596" w:rsidR="00AB733C" w:rsidRPr="00404908" w:rsidRDefault="008C3A1B" w:rsidP="00404908">
      <w:pPr>
        <w:pStyle w:val="Caption"/>
        <w:rPr>
          <w:rFonts w:ascii="Times New Roman" w:hAnsi="Times New Roman" w:cs="Times New Roman"/>
        </w:rPr>
      </w:pPr>
      <w:bookmarkStart w:id="26" w:name="_Toc238135571"/>
      <w:r w:rsidRPr="00404908">
        <w:rPr>
          <w:rFonts w:ascii="Times New Roman" w:hAnsi="Times New Roman" w:cs="Times New Roman"/>
          <w:b/>
          <w:bCs/>
          <w:sz w:val="24"/>
          <w:szCs w:val="24"/>
        </w:rPr>
        <w:t xml:space="preserve">Figure </w:t>
      </w:r>
      <w:r w:rsidR="00C461F4" w:rsidRPr="00404908">
        <w:rPr>
          <w:rFonts w:ascii="Times New Roman" w:hAnsi="Times New Roman" w:cs="Times New Roman"/>
          <w:b/>
          <w:bCs/>
          <w:sz w:val="24"/>
          <w:szCs w:val="24"/>
        </w:rPr>
        <w:t>S</w:t>
      </w:r>
      <w:r w:rsidR="00C461F4" w:rsidRPr="00404908">
        <w:rPr>
          <w:rFonts w:ascii="Times New Roman" w:hAnsi="Times New Roman" w:cs="Times New Roman"/>
          <w:b/>
          <w:bCs/>
          <w:sz w:val="24"/>
          <w:szCs w:val="24"/>
        </w:rPr>
        <w:fldChar w:fldCharType="begin"/>
      </w:r>
      <w:r w:rsidR="00C461F4" w:rsidRPr="00404908">
        <w:rPr>
          <w:rFonts w:ascii="Times New Roman" w:hAnsi="Times New Roman" w:cs="Times New Roman"/>
          <w:b/>
          <w:bCs/>
          <w:sz w:val="24"/>
          <w:szCs w:val="24"/>
        </w:rPr>
        <w:instrText xml:space="preserve"> SEQ Figure_S \* ARABIC </w:instrText>
      </w:r>
      <w:r w:rsidR="00C461F4" w:rsidRPr="00404908">
        <w:rPr>
          <w:rFonts w:ascii="Times New Roman" w:hAnsi="Times New Roman" w:cs="Times New Roman"/>
          <w:b/>
          <w:bCs/>
          <w:sz w:val="24"/>
          <w:szCs w:val="24"/>
        </w:rPr>
        <w:fldChar w:fldCharType="separate"/>
      </w:r>
      <w:r w:rsidR="00C461F4">
        <w:rPr>
          <w:rFonts w:ascii="Times New Roman" w:hAnsi="Times New Roman" w:cs="Times New Roman"/>
          <w:b/>
          <w:bCs/>
          <w:noProof/>
          <w:sz w:val="24"/>
          <w:szCs w:val="24"/>
        </w:rPr>
        <w:t>1</w:t>
      </w:r>
      <w:r w:rsidR="00C461F4">
        <w:rPr>
          <w:rFonts w:ascii="Times New Roman" w:hAnsi="Times New Roman" w:cs="Times New Roman"/>
          <w:b/>
          <w:sz w:val="24"/>
          <w:szCs w:val="24"/>
        </w:rPr>
        <w:t>0</w:t>
      </w:r>
      <w:r w:rsidR="00C461F4" w:rsidRPr="00404908">
        <w:rPr>
          <w:rFonts w:ascii="Times New Roman" w:hAnsi="Times New Roman" w:cs="Times New Roman"/>
          <w:b/>
          <w:bCs/>
          <w:sz w:val="24"/>
          <w:szCs w:val="24"/>
        </w:rPr>
        <w:fldChar w:fldCharType="end"/>
      </w:r>
      <w:r w:rsidRPr="00404908">
        <w:rPr>
          <w:rFonts w:ascii="Times New Roman" w:hAnsi="Times New Roman" w:cs="Times New Roman"/>
          <w:b/>
          <w:bCs/>
          <w:sz w:val="24"/>
          <w:szCs w:val="24"/>
          <w:lang w:eastAsia="zh-CN"/>
        </w:rPr>
        <w:t xml:space="preserve">. </w:t>
      </w:r>
      <w:r w:rsidRPr="00404908">
        <w:rPr>
          <w:rFonts w:ascii="Times New Roman" w:hAnsi="Times New Roman" w:cs="Times New Roman"/>
          <w:sz w:val="24"/>
          <w:szCs w:val="24"/>
          <w:lang w:eastAsia="zh-CN"/>
        </w:rPr>
        <w:t xml:space="preserve">SHAP importance and importance-rank stability of the top 20 features for the RF classification model trained on the thiophene family subset. All quantities, error bars, and color conventions are defined as in </w:t>
      </w:r>
      <w:r w:rsidRPr="00404908">
        <w:rPr>
          <w:rFonts w:ascii="Times New Roman" w:hAnsi="Times New Roman" w:cs="Times New Roman"/>
          <w:b/>
          <w:bCs/>
          <w:sz w:val="24"/>
          <w:szCs w:val="24"/>
          <w:lang w:eastAsia="zh-CN"/>
        </w:rPr>
        <w:t xml:space="preserve">Figure </w:t>
      </w:r>
      <w:r w:rsidR="001D134B" w:rsidRPr="00404908">
        <w:rPr>
          <w:rFonts w:ascii="Times New Roman" w:hAnsi="Times New Roman" w:cs="Times New Roman"/>
          <w:b/>
          <w:bCs/>
          <w:sz w:val="24"/>
          <w:szCs w:val="24"/>
          <w:lang w:eastAsia="zh-CN"/>
        </w:rPr>
        <w:t>S</w:t>
      </w:r>
      <w:r w:rsidR="00B81FD0">
        <w:rPr>
          <w:rFonts w:ascii="Times New Roman" w:eastAsia="DengXian" w:hAnsi="Times New Roman" w:cs="Times New Roman"/>
          <w:b/>
          <w:bCs/>
          <w:sz w:val="24"/>
          <w:szCs w:val="24"/>
          <w:lang w:eastAsia="zh-CN"/>
        </w:rPr>
        <w:t>4</w:t>
      </w:r>
      <w:r w:rsidRPr="00404908">
        <w:rPr>
          <w:rFonts w:ascii="Times New Roman" w:hAnsi="Times New Roman" w:cs="Times New Roman"/>
          <w:sz w:val="24"/>
          <w:szCs w:val="24"/>
          <w:lang w:eastAsia="zh-CN"/>
        </w:rPr>
        <w:t>.</w:t>
      </w:r>
      <w:bookmarkEnd w:id="26"/>
    </w:p>
    <w:p w14:paraId="62FA4A23" w14:textId="04A7B618" w:rsidR="00321011" w:rsidRPr="0063654E" w:rsidRDefault="0041343A" w:rsidP="00404908">
      <w:pPr>
        <w:keepNext/>
        <w:jc w:val="center"/>
        <w:rPr>
          <w:rFonts w:ascii="Times New Roman" w:eastAsia="SimHei" w:hAnsi="Times New Roman" w:cs="Times New Roman"/>
          <w:lang w:eastAsia="zh-CN"/>
        </w:rPr>
      </w:pPr>
      <w:r w:rsidRPr="00BF2B97">
        <w:rPr>
          <w:rFonts w:ascii="Times New Roman" w:hAnsi="Times New Roman" w:cs="Times New Roman"/>
          <w:lang w:eastAsia="zh-CN"/>
        </w:rPr>
        <w:br w:type="page"/>
      </w:r>
    </w:p>
    <w:p w14:paraId="37BBDA94" w14:textId="3BC81F0E" w:rsidR="008C3A1B" w:rsidRPr="00404908" w:rsidRDefault="00142E47" w:rsidP="008C3A1B">
      <w:pPr>
        <w:keepNext/>
        <w:rPr>
          <w:rFonts w:ascii="Times New Roman" w:hAnsi="Times New Roman" w:cs="Times New Roman"/>
        </w:rPr>
      </w:pPr>
      <w:r>
        <w:rPr>
          <w:noProof/>
        </w:rPr>
        <w:lastRenderedPageBreak/>
        <w:drawing>
          <wp:inline distT="0" distB="0" distL="0" distR="0" wp14:anchorId="01A51402" wp14:editId="762597E2">
            <wp:extent cx="5943600" cy="4401820"/>
            <wp:effectExtent l="0" t="0" r="0" b="0"/>
            <wp:docPr id="1101764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401820"/>
                    </a:xfrm>
                    <a:prstGeom prst="rect">
                      <a:avLst/>
                    </a:prstGeom>
                    <a:noFill/>
                    <a:ln>
                      <a:noFill/>
                    </a:ln>
                  </pic:spPr>
                </pic:pic>
              </a:graphicData>
            </a:graphic>
          </wp:inline>
        </w:drawing>
      </w:r>
    </w:p>
    <w:p w14:paraId="2F100A08" w14:textId="04EF8A35" w:rsidR="0023111D" w:rsidRDefault="008C3A1B" w:rsidP="008C3A1B">
      <w:pPr>
        <w:pStyle w:val="Caption"/>
        <w:rPr>
          <w:rFonts w:ascii="Times New Roman" w:hAnsi="Times New Roman" w:cs="Times New Roman"/>
          <w:sz w:val="24"/>
          <w:szCs w:val="24"/>
          <w:lang w:eastAsia="zh-CN"/>
        </w:rPr>
      </w:pPr>
      <w:bookmarkStart w:id="27" w:name="_Toc238135572"/>
      <w:r w:rsidRPr="00404908">
        <w:rPr>
          <w:rFonts w:ascii="Times New Roman" w:hAnsi="Times New Roman" w:cs="Times New Roman"/>
          <w:b/>
          <w:bCs/>
          <w:sz w:val="24"/>
          <w:szCs w:val="24"/>
        </w:rPr>
        <w:t xml:space="preserve">Figure </w:t>
      </w:r>
      <w:r w:rsidR="00C461F4" w:rsidRPr="00404908">
        <w:rPr>
          <w:rFonts w:ascii="Times New Roman" w:hAnsi="Times New Roman" w:cs="Times New Roman"/>
          <w:b/>
          <w:bCs/>
          <w:sz w:val="24"/>
          <w:szCs w:val="24"/>
        </w:rPr>
        <w:t>S</w:t>
      </w:r>
      <w:r w:rsidR="00C461F4" w:rsidRPr="00404908">
        <w:rPr>
          <w:rFonts w:ascii="Times New Roman" w:hAnsi="Times New Roman" w:cs="Times New Roman"/>
          <w:b/>
          <w:bCs/>
          <w:sz w:val="24"/>
          <w:szCs w:val="24"/>
        </w:rPr>
        <w:fldChar w:fldCharType="begin"/>
      </w:r>
      <w:r w:rsidR="00C461F4" w:rsidRPr="00404908">
        <w:rPr>
          <w:rFonts w:ascii="Times New Roman" w:hAnsi="Times New Roman" w:cs="Times New Roman"/>
          <w:b/>
          <w:bCs/>
          <w:sz w:val="24"/>
          <w:szCs w:val="24"/>
        </w:rPr>
        <w:instrText xml:space="preserve"> SEQ Figure_S \* ARABIC </w:instrText>
      </w:r>
      <w:r w:rsidR="00C461F4" w:rsidRPr="00404908">
        <w:rPr>
          <w:rFonts w:ascii="Times New Roman" w:hAnsi="Times New Roman" w:cs="Times New Roman"/>
          <w:b/>
          <w:bCs/>
          <w:sz w:val="24"/>
          <w:szCs w:val="24"/>
        </w:rPr>
        <w:fldChar w:fldCharType="separate"/>
      </w:r>
      <w:r w:rsidR="00C461F4">
        <w:rPr>
          <w:rFonts w:ascii="Times New Roman" w:hAnsi="Times New Roman" w:cs="Times New Roman"/>
          <w:b/>
          <w:bCs/>
          <w:noProof/>
          <w:sz w:val="24"/>
          <w:szCs w:val="24"/>
        </w:rPr>
        <w:t>1</w:t>
      </w:r>
      <w:r w:rsidR="00C461F4">
        <w:rPr>
          <w:rFonts w:ascii="Times New Roman" w:hAnsi="Times New Roman" w:cs="Times New Roman"/>
          <w:b/>
          <w:sz w:val="24"/>
          <w:szCs w:val="24"/>
        </w:rPr>
        <w:t>1</w:t>
      </w:r>
      <w:r w:rsidR="00C461F4" w:rsidRPr="00404908">
        <w:rPr>
          <w:rFonts w:ascii="Times New Roman" w:hAnsi="Times New Roman" w:cs="Times New Roman"/>
          <w:b/>
          <w:bCs/>
          <w:sz w:val="24"/>
          <w:szCs w:val="24"/>
        </w:rPr>
        <w:fldChar w:fldCharType="end"/>
      </w:r>
      <w:r w:rsidRPr="001415A7">
        <w:rPr>
          <w:rFonts w:ascii="Times New Roman" w:hAnsi="Times New Roman" w:cs="Times New Roman"/>
          <w:b/>
          <w:bCs/>
          <w:sz w:val="24"/>
          <w:szCs w:val="24"/>
          <w:lang w:eastAsia="zh-CN"/>
        </w:rPr>
        <w:t>.</w:t>
      </w:r>
      <w:r w:rsidRPr="00BF2B97">
        <w:rPr>
          <w:rFonts w:ascii="Times New Roman" w:hAnsi="Times New Roman" w:cs="Times New Roman"/>
          <w:b/>
          <w:bCs/>
          <w:sz w:val="24"/>
          <w:szCs w:val="24"/>
          <w:lang w:eastAsia="zh-CN"/>
        </w:rPr>
        <w:t xml:space="preserve"> </w:t>
      </w:r>
      <w:r w:rsidRPr="001415A7">
        <w:rPr>
          <w:rFonts w:ascii="Times New Roman" w:hAnsi="Times New Roman" w:cs="Times New Roman"/>
          <w:sz w:val="24"/>
          <w:szCs w:val="24"/>
          <w:lang w:eastAsia="zh-CN"/>
        </w:rPr>
        <w:t xml:space="preserve">SHAP importance and importance-rank stability of the top 20 features for the RF classification model trained on the </w:t>
      </w:r>
      <w:r w:rsidRPr="00BF2B97">
        <w:rPr>
          <w:rFonts w:ascii="Times New Roman" w:hAnsi="Times New Roman" w:cs="Times New Roman"/>
          <w:sz w:val="24"/>
          <w:szCs w:val="24"/>
          <w:lang w:eastAsia="zh-CN"/>
        </w:rPr>
        <w:t>NDI family</w:t>
      </w:r>
      <w:r w:rsidRPr="001415A7">
        <w:rPr>
          <w:rFonts w:ascii="Times New Roman" w:hAnsi="Times New Roman" w:cs="Times New Roman"/>
          <w:sz w:val="24"/>
          <w:szCs w:val="24"/>
          <w:lang w:eastAsia="zh-CN"/>
        </w:rPr>
        <w:t xml:space="preserve"> subset.</w:t>
      </w:r>
      <w:r w:rsidRPr="00BF2B97">
        <w:rPr>
          <w:rFonts w:ascii="Times New Roman" w:hAnsi="Times New Roman" w:cs="Times New Roman"/>
          <w:sz w:val="24"/>
          <w:szCs w:val="24"/>
          <w:lang w:eastAsia="zh-CN"/>
        </w:rPr>
        <w:t xml:space="preserve"> </w:t>
      </w:r>
      <w:r w:rsidRPr="001415A7">
        <w:rPr>
          <w:rFonts w:ascii="Times New Roman" w:hAnsi="Times New Roman" w:cs="Times New Roman"/>
          <w:sz w:val="24"/>
          <w:szCs w:val="24"/>
          <w:lang w:eastAsia="zh-CN"/>
        </w:rPr>
        <w:t xml:space="preserve">All quantities, error bars, and color conventions are defined as in </w:t>
      </w:r>
      <w:r w:rsidRPr="001415A7">
        <w:rPr>
          <w:rFonts w:ascii="Times New Roman" w:hAnsi="Times New Roman" w:cs="Times New Roman"/>
          <w:b/>
          <w:bCs/>
          <w:sz w:val="24"/>
          <w:szCs w:val="24"/>
          <w:lang w:eastAsia="zh-CN"/>
        </w:rPr>
        <w:t xml:space="preserve">Figure </w:t>
      </w:r>
      <w:r w:rsidR="001D134B" w:rsidRPr="001415A7">
        <w:rPr>
          <w:rFonts w:ascii="Times New Roman" w:hAnsi="Times New Roman" w:cs="Times New Roman"/>
          <w:b/>
          <w:bCs/>
          <w:sz w:val="24"/>
          <w:szCs w:val="24"/>
          <w:lang w:eastAsia="zh-CN"/>
        </w:rPr>
        <w:t>S</w:t>
      </w:r>
      <w:r w:rsidR="00B81FD0">
        <w:rPr>
          <w:rFonts w:ascii="Times New Roman" w:eastAsia="DengXian" w:hAnsi="Times New Roman" w:cs="Times New Roman"/>
          <w:b/>
          <w:bCs/>
          <w:sz w:val="24"/>
          <w:szCs w:val="24"/>
          <w:lang w:eastAsia="zh-CN"/>
        </w:rPr>
        <w:t>4</w:t>
      </w:r>
      <w:r w:rsidRPr="001415A7">
        <w:rPr>
          <w:rFonts w:ascii="Times New Roman" w:hAnsi="Times New Roman" w:cs="Times New Roman"/>
          <w:sz w:val="24"/>
          <w:szCs w:val="24"/>
          <w:lang w:eastAsia="zh-CN"/>
        </w:rPr>
        <w:t>.</w:t>
      </w:r>
      <w:bookmarkEnd w:id="27"/>
    </w:p>
    <w:p w14:paraId="49D495DB" w14:textId="25331EE2" w:rsidR="001415A7" w:rsidRPr="007902C9" w:rsidRDefault="00714390" w:rsidP="001958CA">
      <w:pPr>
        <w:pStyle w:val="Caption"/>
        <w:keepNext/>
        <w:jc w:val="center"/>
        <w:rPr>
          <w:rFonts w:ascii="Times New Roman" w:hAnsi="Times New Roman" w:cs="Times New Roman"/>
        </w:rPr>
      </w:pPr>
      <w:r>
        <w:rPr>
          <w:noProof/>
        </w:rPr>
        <w:lastRenderedPageBreak/>
        <w:drawing>
          <wp:inline distT="0" distB="0" distL="0" distR="0" wp14:anchorId="0AA7ECCA" wp14:editId="35B1E8E0">
            <wp:extent cx="5749925" cy="3877310"/>
            <wp:effectExtent l="0" t="0" r="3175" b="8890"/>
            <wp:docPr id="1783391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9925" cy="3877310"/>
                    </a:xfrm>
                    <a:prstGeom prst="rect">
                      <a:avLst/>
                    </a:prstGeom>
                    <a:noFill/>
                    <a:ln>
                      <a:noFill/>
                    </a:ln>
                  </pic:spPr>
                </pic:pic>
              </a:graphicData>
            </a:graphic>
          </wp:inline>
        </w:drawing>
      </w:r>
    </w:p>
    <w:p w14:paraId="002187B9" w14:textId="480E25A8" w:rsidR="001415A7" w:rsidRPr="00404908" w:rsidRDefault="001415A7" w:rsidP="00404908">
      <w:pPr>
        <w:rPr>
          <w:rFonts w:eastAsia="DengXian"/>
          <w:lang w:eastAsia="zh-CN"/>
        </w:rPr>
      </w:pPr>
      <w:bookmarkStart w:id="28" w:name="_Toc238135573"/>
      <w:r w:rsidRPr="007902C9">
        <w:rPr>
          <w:rFonts w:ascii="Times New Roman" w:hAnsi="Times New Roman" w:cs="Times New Roman"/>
          <w:b/>
          <w:bCs/>
        </w:rPr>
        <w:t xml:space="preserve">Figure </w:t>
      </w:r>
      <w:r w:rsidR="00C461F4" w:rsidRPr="007902C9">
        <w:rPr>
          <w:rFonts w:ascii="Times New Roman" w:hAnsi="Times New Roman" w:cs="Times New Roman"/>
          <w:b/>
          <w:bCs/>
        </w:rPr>
        <w:t>S</w:t>
      </w:r>
      <w:r w:rsidR="00C461F4" w:rsidRPr="007902C9">
        <w:rPr>
          <w:rFonts w:ascii="Times New Roman" w:hAnsi="Times New Roman" w:cs="Times New Roman"/>
          <w:b/>
          <w:bCs/>
        </w:rPr>
        <w:fldChar w:fldCharType="begin"/>
      </w:r>
      <w:r w:rsidR="00C461F4" w:rsidRPr="007902C9">
        <w:rPr>
          <w:rFonts w:ascii="Times New Roman" w:hAnsi="Times New Roman" w:cs="Times New Roman"/>
          <w:b/>
          <w:bCs/>
        </w:rPr>
        <w:instrText xml:space="preserve"> SEQ Figure_S \* ARABIC </w:instrText>
      </w:r>
      <w:r w:rsidR="00C461F4" w:rsidRPr="007902C9">
        <w:rPr>
          <w:rFonts w:ascii="Times New Roman" w:hAnsi="Times New Roman" w:cs="Times New Roman"/>
          <w:b/>
          <w:bCs/>
        </w:rPr>
        <w:fldChar w:fldCharType="separate"/>
      </w:r>
      <w:r w:rsidR="00C461F4">
        <w:rPr>
          <w:rFonts w:ascii="Times New Roman" w:hAnsi="Times New Roman" w:cs="Times New Roman"/>
          <w:b/>
          <w:bCs/>
          <w:noProof/>
        </w:rPr>
        <w:t>1</w:t>
      </w:r>
      <w:r w:rsidR="00C461F4">
        <w:rPr>
          <w:rFonts w:ascii="Times New Roman" w:hAnsi="Times New Roman" w:cs="Times New Roman"/>
          <w:b/>
        </w:rPr>
        <w:t>2</w:t>
      </w:r>
      <w:r w:rsidR="00C461F4" w:rsidRPr="007902C9">
        <w:rPr>
          <w:rFonts w:ascii="Times New Roman" w:hAnsi="Times New Roman" w:cs="Times New Roman"/>
          <w:b/>
          <w:bCs/>
        </w:rPr>
        <w:fldChar w:fldCharType="end"/>
      </w:r>
      <w:r w:rsidRPr="007902C9">
        <w:rPr>
          <w:rFonts w:ascii="Times New Roman" w:hAnsi="Times New Roman" w:cs="Times New Roman"/>
          <w:b/>
          <w:bCs/>
          <w:lang w:eastAsia="zh-CN"/>
        </w:rPr>
        <w:t xml:space="preserve">. </w:t>
      </w:r>
      <w:r w:rsidRPr="007902C9">
        <w:rPr>
          <w:rFonts w:ascii="Times New Roman" w:hAnsi="Times New Roman" w:cs="Times New Roman"/>
          <w:lang w:eastAsia="zh-CN"/>
        </w:rPr>
        <w:t>Concentration-resolved experimental assembly outcomes for NDI-family polymers, including p(C3NDI-T), p(C6NDI-T), N2200-OEG, and N2200 with six different molecular weights. Colors indicate strong</w:t>
      </w:r>
      <w:r w:rsidR="00C461F4">
        <w:rPr>
          <w:rFonts w:ascii="Times New Roman" w:eastAsia="DengXian" w:hAnsi="Times New Roman" w:cs="Times New Roman" w:hint="eastAsia"/>
          <w:lang w:eastAsia="zh-CN"/>
        </w:rPr>
        <w:t>ly</w:t>
      </w:r>
      <w:r w:rsidRPr="007902C9">
        <w:rPr>
          <w:rFonts w:ascii="Times New Roman" w:hAnsi="Times New Roman" w:cs="Times New Roman"/>
          <w:lang w:eastAsia="zh-CN"/>
        </w:rPr>
        <w:t xml:space="preserve"> chiral (red), weak</w:t>
      </w:r>
      <w:r w:rsidR="00C461F4">
        <w:rPr>
          <w:rFonts w:ascii="Times New Roman" w:eastAsia="DengXian" w:hAnsi="Times New Roman" w:cs="Times New Roman" w:hint="eastAsia"/>
          <w:lang w:eastAsia="zh-CN"/>
        </w:rPr>
        <w:t>ly</w:t>
      </w:r>
      <w:r w:rsidRPr="007902C9">
        <w:rPr>
          <w:rFonts w:ascii="Times New Roman" w:hAnsi="Times New Roman" w:cs="Times New Roman"/>
          <w:lang w:eastAsia="zh-CN"/>
        </w:rPr>
        <w:t xml:space="preserve"> chiral (light red), isotropic (light blue), and aggregat</w:t>
      </w:r>
      <w:r w:rsidR="00C461F4">
        <w:rPr>
          <w:rFonts w:ascii="Times New Roman" w:eastAsia="DengXian" w:hAnsi="Times New Roman" w:cs="Times New Roman" w:hint="eastAsia"/>
          <w:lang w:eastAsia="zh-CN"/>
        </w:rPr>
        <w:t>ed</w:t>
      </w:r>
      <w:r w:rsidRPr="007902C9">
        <w:rPr>
          <w:rFonts w:ascii="Times New Roman" w:hAnsi="Times New Roman" w:cs="Times New Roman"/>
          <w:lang w:eastAsia="zh-CN"/>
        </w:rPr>
        <w:t xml:space="preserve"> (blue) outcomes, while marker shapes distinguish solvent conditions. Vertical segments indicate conditions for which the concentration was reported as a range. The shaded region highlights the N2200 molecular-weight series.</w:t>
      </w:r>
      <w:bookmarkEnd w:id="28"/>
    </w:p>
    <w:p w14:paraId="55888AF8" w14:textId="77777777" w:rsidR="008C3A1B" w:rsidRPr="00BF2B97" w:rsidRDefault="008C3A1B">
      <w:pPr>
        <w:rPr>
          <w:rFonts w:ascii="Times New Roman" w:eastAsia="SimHei" w:hAnsi="Times New Roman" w:cs="Times New Roman"/>
          <w:b/>
          <w:bCs/>
        </w:rPr>
      </w:pPr>
      <w:r w:rsidRPr="00BF2B97">
        <w:rPr>
          <w:rFonts w:ascii="Times New Roman" w:hAnsi="Times New Roman" w:cs="Times New Roman"/>
          <w:b/>
          <w:bCs/>
        </w:rPr>
        <w:br w:type="page"/>
      </w:r>
    </w:p>
    <w:p w14:paraId="574B7C89" w14:textId="6A2770AF" w:rsidR="004806A4" w:rsidRPr="00BF2B97" w:rsidRDefault="00DA5325" w:rsidP="00311A6A">
      <w:pPr>
        <w:pStyle w:val="Caption"/>
        <w:rPr>
          <w:rFonts w:ascii="Times New Roman" w:eastAsiaTheme="minorEastAsia" w:hAnsi="Times New Roman" w:cs="Times New Roman"/>
          <w:b/>
          <w:bCs/>
          <w:sz w:val="24"/>
          <w:szCs w:val="24"/>
        </w:rPr>
      </w:pPr>
      <w:r w:rsidRPr="00BF2B97">
        <w:rPr>
          <w:rFonts w:ascii="Times New Roman" w:eastAsiaTheme="minorEastAsia" w:hAnsi="Times New Roman" w:cs="Times New Roman"/>
          <w:b/>
          <w:bCs/>
          <w:sz w:val="24"/>
          <w:szCs w:val="24"/>
        </w:rPr>
        <w:lastRenderedPageBreak/>
        <w:t xml:space="preserve">Reference </w:t>
      </w:r>
    </w:p>
    <w:sdt>
      <w:sdtPr>
        <w:rPr>
          <w:rFonts w:ascii="Times New Roman" w:hAnsi="Times New Roman" w:cs="Times New Roman"/>
          <w:color w:val="000000"/>
        </w:rPr>
        <w:tag w:val="MENDELEY_BIBLIOGRAPHY"/>
        <w:id w:val="1929773893"/>
        <w:placeholder>
          <w:docPart w:val="DefaultPlaceholder_-1854013440"/>
        </w:placeholder>
      </w:sdtPr>
      <w:sdtEndPr/>
      <w:sdtContent>
        <w:p w14:paraId="39B637DD" w14:textId="77777777" w:rsidR="00DA5325" w:rsidRPr="00404908" w:rsidRDefault="00DA5325">
          <w:pPr>
            <w:autoSpaceDE w:val="0"/>
            <w:autoSpaceDN w:val="0"/>
            <w:ind w:hanging="640"/>
            <w:divId w:val="1821997455"/>
            <w:rPr>
              <w:rFonts w:ascii="Times New Roman" w:eastAsia="Times New Roman" w:hAnsi="Times New Roman" w:cs="Times New Roman"/>
              <w:color w:val="000000"/>
              <w:kern w:val="0"/>
              <w14:ligatures w14:val="none"/>
            </w:rPr>
          </w:pPr>
          <w:r w:rsidRPr="00404908">
            <w:rPr>
              <w:rFonts w:ascii="Times New Roman" w:eastAsia="Times New Roman" w:hAnsi="Times New Roman" w:cs="Times New Roman"/>
              <w:color w:val="000000"/>
            </w:rPr>
            <w:t>(1)</w:t>
          </w:r>
          <w:r w:rsidRPr="00404908">
            <w:rPr>
              <w:rFonts w:ascii="Times New Roman" w:eastAsia="Times New Roman" w:hAnsi="Times New Roman" w:cs="Times New Roman"/>
              <w:color w:val="000000"/>
            </w:rPr>
            <w:tab/>
            <w:t xml:space="preserve">Yao, Y.; Ugras, T. J.; Meyer, T.; Dykes, M.; Wang, D.; Arbe, A.; Bals, S.; Kahr, B.; Robinson, R. D. Extracting Pure Circular Dichroism from Hierarchically Structured CdS Magic Cluster Films. </w:t>
          </w:r>
          <w:r w:rsidRPr="00404908">
            <w:rPr>
              <w:rFonts w:ascii="Times New Roman" w:eastAsia="Times New Roman" w:hAnsi="Times New Roman" w:cs="Times New Roman"/>
              <w:i/>
              <w:iCs/>
              <w:color w:val="000000"/>
            </w:rPr>
            <w:t>ACS Nano</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b/>
              <w:bCs/>
              <w:color w:val="000000"/>
            </w:rPr>
            <w:t>2022</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i/>
              <w:iCs/>
              <w:color w:val="000000"/>
            </w:rPr>
            <w:t>16</w:t>
          </w:r>
          <w:r w:rsidRPr="00404908">
            <w:rPr>
              <w:rFonts w:ascii="Times New Roman" w:eastAsia="Times New Roman" w:hAnsi="Times New Roman" w:cs="Times New Roman"/>
              <w:color w:val="000000"/>
            </w:rPr>
            <w:t xml:space="preserve"> (12), 20457–20469. https://doi.org/10.1021/acsnano.2c06730.</w:t>
          </w:r>
        </w:p>
        <w:p w14:paraId="1E89E304" w14:textId="77777777" w:rsidR="00DA5325" w:rsidRPr="00404908" w:rsidRDefault="00DA5325">
          <w:pPr>
            <w:autoSpaceDE w:val="0"/>
            <w:autoSpaceDN w:val="0"/>
            <w:ind w:hanging="640"/>
            <w:divId w:val="2061320806"/>
            <w:rPr>
              <w:rFonts w:ascii="Times New Roman" w:eastAsia="Times New Roman" w:hAnsi="Times New Roman" w:cs="Times New Roman"/>
              <w:color w:val="000000"/>
            </w:rPr>
          </w:pPr>
          <w:r w:rsidRPr="00404908">
            <w:rPr>
              <w:rFonts w:ascii="Times New Roman" w:eastAsia="Times New Roman" w:hAnsi="Times New Roman" w:cs="Times New Roman"/>
              <w:color w:val="000000"/>
            </w:rPr>
            <w:t>(2)</w:t>
          </w:r>
          <w:r w:rsidRPr="00404908">
            <w:rPr>
              <w:rFonts w:ascii="Times New Roman" w:eastAsia="Times New Roman" w:hAnsi="Times New Roman" w:cs="Times New Roman"/>
              <w:color w:val="000000"/>
            </w:rPr>
            <w:tab/>
            <w:t xml:space="preserve">Yin, W.; Dong, Y.; Zhang, R.; Zhao, B.; Deng, J. Anisotropic Artifacts Coupled with Light-Scattering Generating “Non-Reciprocal-Like” CD/CPL Signals in Polyurethane Films. </w:t>
          </w:r>
          <w:r w:rsidRPr="00404908">
            <w:rPr>
              <w:rFonts w:ascii="Times New Roman" w:eastAsia="Times New Roman" w:hAnsi="Times New Roman" w:cs="Times New Roman"/>
              <w:i/>
              <w:iCs/>
              <w:color w:val="000000"/>
            </w:rPr>
            <w:t>Macromolecules</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b/>
              <w:bCs/>
              <w:color w:val="000000"/>
            </w:rPr>
            <w:t>2025</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i/>
              <w:iCs/>
              <w:color w:val="000000"/>
            </w:rPr>
            <w:t>58</w:t>
          </w:r>
          <w:r w:rsidRPr="00404908">
            <w:rPr>
              <w:rFonts w:ascii="Times New Roman" w:eastAsia="Times New Roman" w:hAnsi="Times New Roman" w:cs="Times New Roman"/>
              <w:color w:val="000000"/>
            </w:rPr>
            <w:t xml:space="preserve"> (18), 9660–9671. https://doi.org/10.1021/acs.macromol.5c00577.</w:t>
          </w:r>
        </w:p>
        <w:p w14:paraId="2AD6E01B" w14:textId="77777777" w:rsidR="00DA5325" w:rsidRPr="00404908" w:rsidRDefault="00DA5325">
          <w:pPr>
            <w:autoSpaceDE w:val="0"/>
            <w:autoSpaceDN w:val="0"/>
            <w:ind w:hanging="640"/>
            <w:divId w:val="1513685702"/>
            <w:rPr>
              <w:rFonts w:ascii="Times New Roman" w:eastAsia="Times New Roman" w:hAnsi="Times New Roman" w:cs="Times New Roman"/>
              <w:color w:val="000000"/>
            </w:rPr>
          </w:pPr>
          <w:r w:rsidRPr="00404908">
            <w:rPr>
              <w:rFonts w:ascii="Times New Roman" w:eastAsia="Times New Roman" w:hAnsi="Times New Roman" w:cs="Times New Roman"/>
              <w:color w:val="000000"/>
            </w:rPr>
            <w:t>(3)</w:t>
          </w:r>
          <w:r w:rsidRPr="00404908">
            <w:rPr>
              <w:rFonts w:ascii="Times New Roman" w:eastAsia="Times New Roman" w:hAnsi="Times New Roman" w:cs="Times New Roman"/>
              <w:color w:val="000000"/>
            </w:rPr>
            <w:tab/>
            <w:t xml:space="preserve">Xu, Z.; Wang, Z.; Zhang, R.; Verma, A.; Neu, J. S.; Bairagya, P.; Jeon, S.; Damron, A. M.; Rinehart, J. M.; Wagner, J. S.; Sabury, S.; Luo, X.; Österholm, A. M.; Mei, J.; Moore, J. S.; You, W.; Reynolds, J. R.; Jackson, N. E.; Diao, Y. Ubiquitous Chiral Symmetry Breaking of Conjugated Polymers via Liquid–Liquid Phase Separation. </w:t>
          </w:r>
          <w:r w:rsidRPr="00404908">
            <w:rPr>
              <w:rFonts w:ascii="Times New Roman" w:eastAsia="Times New Roman" w:hAnsi="Times New Roman" w:cs="Times New Roman"/>
              <w:i/>
              <w:iCs/>
              <w:color w:val="000000"/>
            </w:rPr>
            <w:t>J. Am. Chem. Soc.</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b/>
              <w:bCs/>
              <w:color w:val="000000"/>
            </w:rPr>
            <w:t>2025</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i/>
              <w:iCs/>
              <w:color w:val="000000"/>
            </w:rPr>
            <w:t>147</w:t>
          </w:r>
          <w:r w:rsidRPr="00404908">
            <w:rPr>
              <w:rFonts w:ascii="Times New Roman" w:eastAsia="Times New Roman" w:hAnsi="Times New Roman" w:cs="Times New Roman"/>
              <w:color w:val="000000"/>
            </w:rPr>
            <w:t xml:space="preserve"> (37), 33530–33544. https://doi.org/10.1021/jacs.5c07995.</w:t>
          </w:r>
        </w:p>
        <w:p w14:paraId="10602282" w14:textId="77777777" w:rsidR="00DA5325" w:rsidRPr="00404908" w:rsidRDefault="00DA5325">
          <w:pPr>
            <w:autoSpaceDE w:val="0"/>
            <w:autoSpaceDN w:val="0"/>
            <w:ind w:hanging="640"/>
            <w:divId w:val="1859343701"/>
            <w:rPr>
              <w:rFonts w:ascii="Times New Roman" w:eastAsia="Times New Roman" w:hAnsi="Times New Roman" w:cs="Times New Roman"/>
              <w:color w:val="000000"/>
            </w:rPr>
          </w:pPr>
          <w:r w:rsidRPr="00404908">
            <w:rPr>
              <w:rFonts w:ascii="Times New Roman" w:eastAsia="Times New Roman" w:hAnsi="Times New Roman" w:cs="Times New Roman"/>
              <w:color w:val="000000"/>
            </w:rPr>
            <w:t>(4)</w:t>
          </w:r>
          <w:r w:rsidRPr="00404908">
            <w:rPr>
              <w:rFonts w:ascii="Times New Roman" w:eastAsia="Times New Roman" w:hAnsi="Times New Roman" w:cs="Times New Roman"/>
              <w:color w:val="000000"/>
            </w:rPr>
            <w:tab/>
            <w:t xml:space="preserve">Attia, L.; Burns, J. W.; Doyle, P. S.; Green, W. H. Data-Driven Organic Solubility Prediction at the Limit of Aleatoric Uncertainty. </w:t>
          </w:r>
          <w:r w:rsidRPr="00404908">
            <w:rPr>
              <w:rFonts w:ascii="Times New Roman" w:eastAsia="Times New Roman" w:hAnsi="Times New Roman" w:cs="Times New Roman"/>
              <w:i/>
              <w:iCs/>
              <w:color w:val="000000"/>
            </w:rPr>
            <w:t xml:space="preserve">Nature Communications </w:t>
          </w:r>
          <w:r w:rsidRPr="00404908">
            <w:rPr>
              <w:rFonts w:ascii="Times New Roman" w:eastAsia="Times New Roman" w:hAnsi="Times New Roman" w:cs="Times New Roman"/>
              <w:b/>
              <w:bCs/>
              <w:color w:val="000000"/>
            </w:rPr>
            <w:t>2025</w:t>
          </w:r>
          <w:r w:rsidRPr="00404908">
            <w:rPr>
              <w:rFonts w:ascii="Times New Roman" w:eastAsia="Times New Roman" w:hAnsi="Times New Roman" w:cs="Times New Roman"/>
              <w:color w:val="000000"/>
            </w:rPr>
            <w:t xml:space="preserve">, </w:t>
          </w:r>
          <w:r w:rsidRPr="00404908">
            <w:rPr>
              <w:rFonts w:ascii="Times New Roman" w:eastAsia="Times New Roman" w:hAnsi="Times New Roman" w:cs="Times New Roman"/>
              <w:i/>
              <w:iCs/>
              <w:color w:val="000000"/>
            </w:rPr>
            <w:t>16</w:t>
          </w:r>
          <w:r w:rsidRPr="00404908">
            <w:rPr>
              <w:rFonts w:ascii="Times New Roman" w:eastAsia="Times New Roman" w:hAnsi="Times New Roman" w:cs="Times New Roman"/>
              <w:color w:val="000000"/>
            </w:rPr>
            <w:t xml:space="preserve"> (1). https://doi.org/10.1038/s41467-025-62717-7.</w:t>
          </w:r>
        </w:p>
        <w:p w14:paraId="53189FA1" w14:textId="77777777" w:rsidR="00DA5325" w:rsidRPr="00404908" w:rsidRDefault="00DA5325">
          <w:pPr>
            <w:autoSpaceDE w:val="0"/>
            <w:autoSpaceDN w:val="0"/>
            <w:ind w:hanging="640"/>
            <w:divId w:val="2030521543"/>
            <w:rPr>
              <w:rFonts w:ascii="Times New Roman" w:eastAsia="Times New Roman" w:hAnsi="Times New Roman" w:cs="Times New Roman"/>
              <w:color w:val="000000"/>
            </w:rPr>
          </w:pPr>
          <w:r w:rsidRPr="00404908">
            <w:rPr>
              <w:rFonts w:ascii="Times New Roman" w:eastAsia="Times New Roman" w:hAnsi="Times New Roman" w:cs="Times New Roman"/>
              <w:color w:val="000000"/>
            </w:rPr>
            <w:t>(5)</w:t>
          </w:r>
          <w:r w:rsidRPr="00404908">
            <w:rPr>
              <w:rFonts w:ascii="Times New Roman" w:eastAsia="Times New Roman" w:hAnsi="Times New Roman" w:cs="Times New Roman"/>
              <w:color w:val="000000"/>
            </w:rPr>
            <w:tab/>
            <w:t xml:space="preserve">Neese, F. Software Update: The ORCA Program System—Version 6.0. </w:t>
          </w:r>
          <w:r w:rsidRPr="00404908">
            <w:rPr>
              <w:rFonts w:ascii="Times New Roman" w:eastAsia="Times New Roman" w:hAnsi="Times New Roman" w:cs="Times New Roman"/>
              <w:i/>
              <w:iCs/>
              <w:color w:val="000000"/>
            </w:rPr>
            <w:t>Wiley Interdisciplinary Reviews: Computational Molecular Science</w:t>
          </w:r>
          <w:r w:rsidRPr="00404908">
            <w:rPr>
              <w:rFonts w:ascii="Times New Roman" w:eastAsia="Times New Roman" w:hAnsi="Times New Roman" w:cs="Times New Roman"/>
              <w:color w:val="000000"/>
            </w:rPr>
            <w:t>. John Wiley and Sons Inc March 1, 2025. https://doi.org/10.1002/wcms.70019.</w:t>
          </w:r>
        </w:p>
        <w:p w14:paraId="72B0CB7C" w14:textId="77777777" w:rsidR="00DA5325" w:rsidRPr="00404908" w:rsidRDefault="00DA5325">
          <w:pPr>
            <w:autoSpaceDE w:val="0"/>
            <w:autoSpaceDN w:val="0"/>
            <w:ind w:hanging="640"/>
            <w:divId w:val="1534919623"/>
            <w:rPr>
              <w:rFonts w:ascii="Times New Roman" w:eastAsia="Times New Roman" w:hAnsi="Times New Roman" w:cs="Times New Roman"/>
              <w:color w:val="000000"/>
            </w:rPr>
          </w:pPr>
          <w:r w:rsidRPr="00404908">
            <w:rPr>
              <w:rFonts w:ascii="Times New Roman" w:eastAsia="Times New Roman" w:hAnsi="Times New Roman" w:cs="Times New Roman"/>
              <w:color w:val="000000"/>
            </w:rPr>
            <w:t>(6)</w:t>
          </w:r>
          <w:r w:rsidRPr="00404908">
            <w:rPr>
              <w:rFonts w:ascii="Times New Roman" w:eastAsia="Times New Roman" w:hAnsi="Times New Roman" w:cs="Times New Roman"/>
              <w:color w:val="000000"/>
            </w:rPr>
            <w:tab/>
            <w:t xml:space="preserve">Akiba, T.; Sano, S.; Yanase, T.; Ohta, T.; Koyama, M. Optuna: A Next-Generation Hyperparameter Optimization Framework. In </w:t>
          </w:r>
          <w:r w:rsidRPr="00404908">
            <w:rPr>
              <w:rFonts w:ascii="Times New Roman" w:eastAsia="Times New Roman" w:hAnsi="Times New Roman" w:cs="Times New Roman"/>
              <w:i/>
              <w:iCs/>
              <w:color w:val="000000"/>
            </w:rPr>
            <w:t>Proceedings of the ACM SIGKDD International Conference on Knowledge Discovery and Data Mining</w:t>
          </w:r>
          <w:r w:rsidRPr="00404908">
            <w:rPr>
              <w:rFonts w:ascii="Times New Roman" w:eastAsia="Times New Roman" w:hAnsi="Times New Roman" w:cs="Times New Roman"/>
              <w:color w:val="000000"/>
            </w:rPr>
            <w:t>; Association for Computing Machinery, 2019; pp 2623–2631. https://doi.org/10.1145/3292500.3330701.</w:t>
          </w:r>
        </w:p>
        <w:p w14:paraId="4F95FF56" w14:textId="037B58C0" w:rsidR="00DA5325" w:rsidRPr="00404908" w:rsidRDefault="00DA5325" w:rsidP="00DA5325">
          <w:pPr>
            <w:rPr>
              <w:rFonts w:ascii="Times New Roman" w:hAnsi="Times New Roman" w:cs="Times New Roman"/>
            </w:rPr>
          </w:pPr>
          <w:r w:rsidRPr="00404908">
            <w:rPr>
              <w:rFonts w:ascii="Times New Roman" w:eastAsia="Times New Roman" w:hAnsi="Times New Roman" w:cs="Times New Roman"/>
              <w:color w:val="000000"/>
            </w:rPr>
            <w:t> </w:t>
          </w:r>
        </w:p>
      </w:sdtContent>
    </w:sdt>
    <w:sectPr w:rsidR="00DA5325" w:rsidRPr="0040490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ang, Hang" w:date="2026-09-09T15:52:00Z" w:initials="HZ">
    <w:p w14:paraId="43E34D4D" w14:textId="77777777" w:rsidR="001D134B" w:rsidRDefault="001D134B" w:rsidP="001D134B">
      <w:pPr>
        <w:pStyle w:val="CommentText"/>
      </w:pPr>
      <w:r>
        <w:rPr>
          <w:rStyle w:val="CommentReference"/>
        </w:rPr>
        <w:annotationRef/>
      </w:r>
      <w:r>
        <w:t>I think I messed up all the page numbers. I will manually correct them after we finish the SI.</w:t>
      </w:r>
    </w:p>
  </w:comment>
  <w:comment w:id="1" w:author="Jeon, Sanghyun" w:date="2026-09-11T16:34:00Z" w:initials="SJ">
    <w:p w14:paraId="43EC76FF" w14:textId="77777777" w:rsidR="00D004E1" w:rsidRDefault="00D004E1" w:rsidP="00D004E1">
      <w:pPr>
        <w:pStyle w:val="CommentText"/>
      </w:pPr>
      <w:r>
        <w:rPr>
          <w:rStyle w:val="CommentReference"/>
        </w:rPr>
        <w:annotationRef/>
      </w:r>
      <w:r>
        <w:t>Got it. From my end no more update needed for SI! So once you finish constructing SI, please update them!</w:t>
      </w:r>
    </w:p>
  </w:comment>
  <w:comment w:id="3" w:author="Jeon, Sanghyun" w:date="2026-08-21T00:12:00Z" w:initials="SJ">
    <w:p w14:paraId="25E1DC18" w14:textId="77777777" w:rsidR="0065658B" w:rsidRDefault="0065658B" w:rsidP="0065658B">
      <w:pPr>
        <w:pStyle w:val="CommentText"/>
      </w:pPr>
      <w:r>
        <w:rPr>
          <w:rStyle w:val="CommentReference"/>
        </w:rPr>
        <w:annotationRef/>
      </w:r>
      <w:r>
        <w:t>Hang,</w:t>
      </w:r>
    </w:p>
    <w:p w14:paraId="64C5418F" w14:textId="77777777" w:rsidR="0065658B" w:rsidRDefault="0065658B" w:rsidP="0065658B">
      <w:pPr>
        <w:pStyle w:val="CommentText"/>
      </w:pPr>
    </w:p>
    <w:p w14:paraId="7E70F7AB" w14:textId="77777777" w:rsidR="0065658B" w:rsidRDefault="0065658B" w:rsidP="0065658B">
      <w:pPr>
        <w:pStyle w:val="CommentText"/>
      </w:pPr>
      <w:r>
        <w:t xml:space="preserve">As I have learned from Ying, </w:t>
      </w:r>
    </w:p>
    <w:p w14:paraId="4EDA4A77" w14:textId="77777777" w:rsidR="0065658B" w:rsidRDefault="0065658B" w:rsidP="0065658B">
      <w:pPr>
        <w:pStyle w:val="CommentText"/>
      </w:pPr>
    </w:p>
    <w:p w14:paraId="27678E13" w14:textId="77777777" w:rsidR="0065658B" w:rsidRDefault="0065658B" w:rsidP="0065658B">
      <w:pPr>
        <w:pStyle w:val="CommentText"/>
      </w:pPr>
      <w:r>
        <w:t xml:space="preserve">When we put Section, and Figure SX, all of figures and Section number should be mentioned in Main text. </w:t>
      </w:r>
    </w:p>
    <w:p w14:paraId="4AC23662" w14:textId="77777777" w:rsidR="0065658B" w:rsidRDefault="0065658B" w:rsidP="0065658B">
      <w:pPr>
        <w:pStyle w:val="CommentText"/>
      </w:pPr>
    </w:p>
    <w:p w14:paraId="17AD3262" w14:textId="77777777" w:rsidR="0065658B" w:rsidRDefault="0065658B" w:rsidP="0065658B">
      <w:pPr>
        <w:pStyle w:val="CommentText"/>
      </w:pPr>
      <w:r>
        <w:t xml:space="preserve">Thereby, I would like to either, mention all Section number whenever we mention Figure SX, or removing Section X. </w:t>
      </w:r>
    </w:p>
    <w:p w14:paraId="6A7298D7" w14:textId="77777777" w:rsidR="0065658B" w:rsidRDefault="0065658B" w:rsidP="0065658B">
      <w:pPr>
        <w:pStyle w:val="CommentText"/>
      </w:pPr>
    </w:p>
    <w:p w14:paraId="720DA3C9" w14:textId="77777777" w:rsidR="0065658B" w:rsidRDefault="0065658B" w:rsidP="0065658B">
      <w:pPr>
        <w:pStyle w:val="CommentText"/>
      </w:pPr>
      <w:r>
        <w:t>Also, there are many Figure SX which are not mentioned. I believe we should mention all Figure SX in main text</w:t>
      </w:r>
    </w:p>
  </w:comment>
  <w:comment w:id="4" w:author="Zhang, Hang" w:date="2026-08-20T15:13:00Z" w:initials="HZ">
    <w:p w14:paraId="09FED2A2" w14:textId="77777777" w:rsidR="00617BB7" w:rsidRDefault="00617BB7" w:rsidP="00617BB7">
      <w:pPr>
        <w:pStyle w:val="CommentText"/>
      </w:pPr>
      <w:r>
        <w:rPr>
          <w:rStyle w:val="CommentReference"/>
        </w:rPr>
        <w:annotationRef/>
      </w:r>
      <w:r>
        <w:t>I agree that this is the rigorous way. I am a little sloppy here. Thank you for bringing this up!</w:t>
      </w:r>
    </w:p>
    <w:p w14:paraId="0FE34F6C" w14:textId="77777777" w:rsidR="00617BB7" w:rsidRDefault="00617BB7" w:rsidP="00617BB7">
      <w:pPr>
        <w:pStyle w:val="CommentText"/>
      </w:pPr>
    </w:p>
    <w:p w14:paraId="1E6A890D" w14:textId="77777777" w:rsidR="00617BB7" w:rsidRDefault="00617BB7" w:rsidP="00617BB7">
      <w:pPr>
        <w:pStyle w:val="CommentText"/>
      </w:pPr>
      <w:r>
        <w:t>I like the section titles, which make the SI file easier to navigate. We also need the table of content for all the sections (maybe also figures and tables) like previous paper’s SI:</w:t>
      </w:r>
    </w:p>
    <w:p w14:paraId="78186EA4" w14:textId="77777777" w:rsidR="00617BB7" w:rsidRDefault="00617BB7" w:rsidP="00617BB7">
      <w:pPr>
        <w:pStyle w:val="CommentText"/>
      </w:pPr>
      <w:hyperlink r:id="rId1" w:history="1">
        <w:r w:rsidRPr="003319D9">
          <w:rPr>
            <w:rStyle w:val="Hyperlink"/>
          </w:rPr>
          <w:t>https://doi.org/10.1021/jacs.5c07995</w:t>
        </w:r>
      </w:hyperlink>
    </w:p>
    <w:p w14:paraId="5C598F40" w14:textId="77777777" w:rsidR="00617BB7" w:rsidRDefault="00617BB7" w:rsidP="00617BB7">
      <w:pPr>
        <w:pStyle w:val="CommentText"/>
      </w:pPr>
    </w:p>
    <w:p w14:paraId="72D965E2" w14:textId="77777777" w:rsidR="00617BB7" w:rsidRDefault="00617BB7" w:rsidP="00617BB7">
      <w:pPr>
        <w:pStyle w:val="CommentText"/>
      </w:pPr>
      <w:r>
        <w:t>I have added the table of contents, please edit it as you are more familiar with Word.</w:t>
      </w:r>
    </w:p>
    <w:p w14:paraId="192694ED" w14:textId="77777777" w:rsidR="00617BB7" w:rsidRDefault="00617BB7" w:rsidP="00617BB7">
      <w:pPr>
        <w:pStyle w:val="CommentText"/>
      </w:pPr>
    </w:p>
    <w:p w14:paraId="78444F6D" w14:textId="77777777" w:rsidR="00617BB7" w:rsidRDefault="00617BB7" w:rsidP="00617BB7">
      <w:pPr>
        <w:pStyle w:val="CommentText"/>
      </w:pPr>
      <w:r>
        <w:t>Also, I tried to add both Section SX and Figure SX in the main text.</w:t>
      </w:r>
    </w:p>
  </w:comment>
  <w:comment w:id="17" w:author="Jeon, Sanghyun" w:date="2026-08-15T15:58:00Z" w:initials="SJ">
    <w:p w14:paraId="7272B6C3" w14:textId="5CBBB042" w:rsidR="00217954" w:rsidRDefault="00217954" w:rsidP="00217954">
      <w:pPr>
        <w:pStyle w:val="CommentText"/>
      </w:pPr>
      <w:r>
        <w:rPr>
          <w:rStyle w:val="CommentReference"/>
        </w:rPr>
        <w:annotationRef/>
      </w:r>
      <w:r>
        <w:t xml:space="preserve">Hang, IDK how you think but our group always mentioned data included in SI in manuscript. </w:t>
      </w:r>
    </w:p>
    <w:p w14:paraId="35DA5CAA" w14:textId="77777777" w:rsidR="00217954" w:rsidRDefault="00217954" w:rsidP="00217954">
      <w:pPr>
        <w:pStyle w:val="CommentText"/>
      </w:pPr>
    </w:p>
    <w:p w14:paraId="1521A91F" w14:textId="77777777" w:rsidR="00217954" w:rsidRDefault="00217954" w:rsidP="00217954">
      <w:pPr>
        <w:pStyle w:val="CommentText"/>
      </w:pPr>
      <w:r>
        <w:t xml:space="preserve">For example, discussion are in SI (Figure S3-S8, Table S1-S4) something like this. </w:t>
      </w:r>
    </w:p>
    <w:p w14:paraId="4761C90D" w14:textId="77777777" w:rsidR="00217954" w:rsidRDefault="00217954" w:rsidP="00217954">
      <w:pPr>
        <w:pStyle w:val="CommentText"/>
      </w:pPr>
    </w:p>
    <w:p w14:paraId="0D6AD9CF" w14:textId="77777777" w:rsidR="00217954" w:rsidRDefault="00217954" w:rsidP="00217954">
      <w:pPr>
        <w:pStyle w:val="CommentText"/>
      </w:pPr>
      <w:r>
        <w:t>As we are now in endgame, I would appreciate if you can numbering SI and mentioned them in main paragraph as well!</w:t>
      </w:r>
    </w:p>
    <w:p w14:paraId="573284C2" w14:textId="77777777" w:rsidR="00217954" w:rsidRDefault="00217954" w:rsidP="00217954">
      <w:pPr>
        <w:pStyle w:val="CommentText"/>
      </w:pPr>
    </w:p>
    <w:p w14:paraId="5EFCC99F" w14:textId="77777777" w:rsidR="00217954" w:rsidRDefault="00217954" w:rsidP="00217954">
      <w:pPr>
        <w:pStyle w:val="CommentText"/>
      </w:pPr>
      <w:r>
        <w:t>*I did not touch anything as I am not sure which data should be renewed or not.</w:t>
      </w:r>
    </w:p>
  </w:comment>
  <w:comment w:id="18" w:author="Zhang, Hang" w:date="2026-08-16T16:31:00Z" w:initials="HZ">
    <w:p w14:paraId="47C8FEAF" w14:textId="77777777" w:rsidR="00FA1EBF" w:rsidRDefault="00FA1EBF" w:rsidP="00FA1EBF">
      <w:pPr>
        <w:pStyle w:val="CommentText"/>
      </w:pPr>
      <w:r>
        <w:rPr>
          <w:rStyle w:val="CommentReference"/>
        </w:rPr>
        <w:annotationRef/>
      </w:r>
      <w:r>
        <w:t xml:space="preserve">Same. I would also like to add references to the SI sections, figures, and tables in the main text. The only thing I’m not sure about is the timing: since we are working with two separate Word documents, should we first finalize the numbering in the SI and then add the corresponding references to the main text, or should we start adding them now? </w:t>
      </w:r>
    </w:p>
  </w:comment>
  <w:comment w:id="23" w:author="Diao, Ying" w:date="2026-09-06T00:02:00Z" w:initials="YD">
    <w:p w14:paraId="48CC205B" w14:textId="77777777" w:rsidR="003E30D6" w:rsidRDefault="003E30D6" w:rsidP="003E30D6">
      <w:r>
        <w:rPr>
          <w:rStyle w:val="CommentReference"/>
        </w:rPr>
        <w:annotationRef/>
      </w:r>
      <w:r>
        <w:rPr>
          <w:sz w:val="20"/>
          <w:szCs w:val="20"/>
        </w:rPr>
        <w:t>Very nice. Could you state what is n in the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E34D4D" w15:done="1"/>
  <w15:commentEx w15:paraId="43EC76FF" w15:paraIdParent="43E34D4D" w15:done="1"/>
  <w15:commentEx w15:paraId="720DA3C9" w15:done="1"/>
  <w15:commentEx w15:paraId="78444F6D" w15:paraIdParent="720DA3C9" w15:done="1"/>
  <w15:commentEx w15:paraId="5EFCC99F" w15:done="1"/>
  <w15:commentEx w15:paraId="47C8FEAF" w15:paraIdParent="5EFCC99F" w15:done="1"/>
  <w15:commentEx w15:paraId="48CC205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1A448" w16cex:dateUtc="2026-09-09T20:52:00Z">
    <w16cex:extLst>
      <w16:ext w16:uri="{CE6994B0-6A32-4C9F-8C6B-6E91EDA988CE}">
        <cr:reactions xmlns:cr="http://schemas.microsoft.com/office/comments/2020/reactions">
          <cr:reaction reactionType="1">
            <cr:reactionInfo dateUtc="2026-09-11T07:27:15Z">
              <cr:user userId="S::sjeon19@illinois.edu::37c3a19b-4651-4c5c-8bd4-e1605bd8e27d" userProvider="AD" userName="Jeon, Sanghyun"/>
            </cr:reactionInfo>
          </cr:reaction>
        </cr:reactions>
      </w16:ext>
    </w16cex:extLst>
  </w16cex:commentExtensible>
  <w16cex:commentExtensible w16cex:durableId="34901007" w16cex:dateUtc="2026-09-11T07:34:00Z"/>
  <w16cex:commentExtensible w16cex:durableId="29F0ADA7" w16cex:dateUtc="2026-08-20T15:12:00Z"/>
  <w16cex:commentExtensible w16cex:durableId="0F81BFDB" w16cex:dateUtc="2026-08-20T20:13:00Z"/>
  <w16cex:commentExtensible w16cex:durableId="2323882E" w16cex:dateUtc="2026-08-15T06:58:00Z"/>
  <w16cex:commentExtensible w16cex:durableId="357A75D8" w16cex:dateUtc="2026-08-16T21:31:00Z"/>
  <w16cex:commentExtensible w16cex:durableId="60B34ACB" w16cex:dateUtc="2026-09-06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E34D4D" w16cid:durableId="0281A448"/>
  <w16cid:commentId w16cid:paraId="43EC76FF" w16cid:durableId="34901007"/>
  <w16cid:commentId w16cid:paraId="720DA3C9" w16cid:durableId="29F0ADA7"/>
  <w16cid:commentId w16cid:paraId="78444F6D" w16cid:durableId="0F81BFDB"/>
  <w16cid:commentId w16cid:paraId="5EFCC99F" w16cid:durableId="2323882E"/>
  <w16cid:commentId w16cid:paraId="47C8FEAF" w16cid:durableId="357A75D8"/>
  <w16cid:commentId w16cid:paraId="48CC205B" w16cid:durableId="60B34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3F54" w14:textId="77777777" w:rsidR="00B92994" w:rsidRDefault="00B92994" w:rsidP="009A2813">
      <w:pPr>
        <w:spacing w:after="0" w:line="240" w:lineRule="auto"/>
      </w:pPr>
      <w:r>
        <w:separator/>
      </w:r>
    </w:p>
  </w:endnote>
  <w:endnote w:type="continuationSeparator" w:id="0">
    <w:p w14:paraId="584B96BF" w14:textId="77777777" w:rsidR="00B92994" w:rsidRDefault="00B92994" w:rsidP="009A2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592005"/>
      <w:docPartObj>
        <w:docPartGallery w:val="Page Numbers (Bottom of Page)"/>
        <w:docPartUnique/>
      </w:docPartObj>
    </w:sdtPr>
    <w:sdtEndPr>
      <w:rPr>
        <w:noProof/>
      </w:rPr>
    </w:sdtEndPr>
    <w:sdtContent>
      <w:p w14:paraId="5589C758" w14:textId="3D16E7C0" w:rsidR="00BA2B7B" w:rsidRDefault="00BA2B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F22ABF" w14:textId="77777777" w:rsidR="00BA2B7B" w:rsidRDefault="00BA2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A6AD" w14:textId="77777777" w:rsidR="00B92994" w:rsidRDefault="00B92994" w:rsidP="009A2813">
      <w:pPr>
        <w:spacing w:after="0" w:line="240" w:lineRule="auto"/>
      </w:pPr>
      <w:r>
        <w:separator/>
      </w:r>
    </w:p>
  </w:footnote>
  <w:footnote w:type="continuationSeparator" w:id="0">
    <w:p w14:paraId="351E7697" w14:textId="77777777" w:rsidR="00B92994" w:rsidRDefault="00B92994" w:rsidP="009A28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846"/>
    <w:multiLevelType w:val="multilevel"/>
    <w:tmpl w:val="A93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66CA6"/>
    <w:multiLevelType w:val="hybridMultilevel"/>
    <w:tmpl w:val="51C43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98513E"/>
    <w:multiLevelType w:val="multilevel"/>
    <w:tmpl w:val="165E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01757"/>
    <w:multiLevelType w:val="multilevel"/>
    <w:tmpl w:val="11DC6808"/>
    <w:lvl w:ilvl="0">
      <w:start w:val="1"/>
      <w:numFmt w:val="decimal"/>
      <w:lvlText w:val="Section S%1.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56959413">
    <w:abstractNumId w:val="2"/>
  </w:num>
  <w:num w:numId="2" w16cid:durableId="1181430727">
    <w:abstractNumId w:val="0"/>
  </w:num>
  <w:num w:numId="3" w16cid:durableId="1836678473">
    <w:abstractNumId w:val="1"/>
  </w:num>
  <w:num w:numId="4" w16cid:durableId="7957579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Hang">
    <w15:presenceInfo w15:providerId="AD" w15:userId="S::hz118@illinois.edu::ecd94529-9665-4770-8129-92cf2ea40d73"/>
  </w15:person>
  <w15:person w15:author="Jeon, Sanghyun">
    <w15:presenceInfo w15:providerId="AD" w15:userId="S::sjeon19@illinois.edu::37c3a19b-4651-4c5c-8bd4-e1605bd8e27d"/>
  </w15:person>
  <w15:person w15:author="Diao, Ying">
    <w15:presenceInfo w15:providerId="AD" w15:userId="S::yingdiao@illinois.edu::6deaf64c-597b-4e83-969a-b3e520b50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4F"/>
    <w:rsid w:val="00000808"/>
    <w:rsid w:val="00003575"/>
    <w:rsid w:val="0000606B"/>
    <w:rsid w:val="0000630B"/>
    <w:rsid w:val="00006DB3"/>
    <w:rsid w:val="000100ED"/>
    <w:rsid w:val="00012DD3"/>
    <w:rsid w:val="00013342"/>
    <w:rsid w:val="000135CB"/>
    <w:rsid w:val="00013E8E"/>
    <w:rsid w:val="00014E57"/>
    <w:rsid w:val="00016A36"/>
    <w:rsid w:val="0001771F"/>
    <w:rsid w:val="000215DD"/>
    <w:rsid w:val="000216BE"/>
    <w:rsid w:val="00024DD8"/>
    <w:rsid w:val="00027C91"/>
    <w:rsid w:val="00030281"/>
    <w:rsid w:val="00030785"/>
    <w:rsid w:val="00031B67"/>
    <w:rsid w:val="00035756"/>
    <w:rsid w:val="00036AF2"/>
    <w:rsid w:val="00036DE7"/>
    <w:rsid w:val="000376B6"/>
    <w:rsid w:val="00040318"/>
    <w:rsid w:val="00040663"/>
    <w:rsid w:val="00042F9A"/>
    <w:rsid w:val="00045950"/>
    <w:rsid w:val="0005062A"/>
    <w:rsid w:val="00051F9C"/>
    <w:rsid w:val="000554C8"/>
    <w:rsid w:val="00056257"/>
    <w:rsid w:val="0005656F"/>
    <w:rsid w:val="00061C6C"/>
    <w:rsid w:val="00062CE2"/>
    <w:rsid w:val="00063453"/>
    <w:rsid w:val="00065D3E"/>
    <w:rsid w:val="0006770D"/>
    <w:rsid w:val="00067C3D"/>
    <w:rsid w:val="00071DF1"/>
    <w:rsid w:val="000724A9"/>
    <w:rsid w:val="00072B4C"/>
    <w:rsid w:val="00072D11"/>
    <w:rsid w:val="000769A9"/>
    <w:rsid w:val="00076BFD"/>
    <w:rsid w:val="0008028A"/>
    <w:rsid w:val="00081B34"/>
    <w:rsid w:val="000839B8"/>
    <w:rsid w:val="000845E7"/>
    <w:rsid w:val="00084E07"/>
    <w:rsid w:val="000874AC"/>
    <w:rsid w:val="00087906"/>
    <w:rsid w:val="00090295"/>
    <w:rsid w:val="00090B01"/>
    <w:rsid w:val="00091EBE"/>
    <w:rsid w:val="0009584B"/>
    <w:rsid w:val="000968F3"/>
    <w:rsid w:val="000A00B1"/>
    <w:rsid w:val="000A302F"/>
    <w:rsid w:val="000A61B4"/>
    <w:rsid w:val="000A78A6"/>
    <w:rsid w:val="000B0A25"/>
    <w:rsid w:val="000B0E03"/>
    <w:rsid w:val="000B1035"/>
    <w:rsid w:val="000B1B20"/>
    <w:rsid w:val="000B35AF"/>
    <w:rsid w:val="000B3DB7"/>
    <w:rsid w:val="000B4E99"/>
    <w:rsid w:val="000C3013"/>
    <w:rsid w:val="000C570C"/>
    <w:rsid w:val="000D60C8"/>
    <w:rsid w:val="000E0BA8"/>
    <w:rsid w:val="000E2056"/>
    <w:rsid w:val="000E2C95"/>
    <w:rsid w:val="000E6876"/>
    <w:rsid w:val="000E6955"/>
    <w:rsid w:val="000F0805"/>
    <w:rsid w:val="000F34B8"/>
    <w:rsid w:val="000F3939"/>
    <w:rsid w:val="000F3A04"/>
    <w:rsid w:val="000F6525"/>
    <w:rsid w:val="00101137"/>
    <w:rsid w:val="00102757"/>
    <w:rsid w:val="001049CB"/>
    <w:rsid w:val="00105FFB"/>
    <w:rsid w:val="00106B96"/>
    <w:rsid w:val="00110566"/>
    <w:rsid w:val="00111AA5"/>
    <w:rsid w:val="00112952"/>
    <w:rsid w:val="00115C03"/>
    <w:rsid w:val="00126018"/>
    <w:rsid w:val="001326D4"/>
    <w:rsid w:val="001335C6"/>
    <w:rsid w:val="001352ED"/>
    <w:rsid w:val="00135EE0"/>
    <w:rsid w:val="00136C69"/>
    <w:rsid w:val="00137928"/>
    <w:rsid w:val="001415A7"/>
    <w:rsid w:val="00142DF7"/>
    <w:rsid w:val="00142E47"/>
    <w:rsid w:val="00143F5A"/>
    <w:rsid w:val="00152251"/>
    <w:rsid w:val="00152886"/>
    <w:rsid w:val="00152DBF"/>
    <w:rsid w:val="00153D1A"/>
    <w:rsid w:val="00156173"/>
    <w:rsid w:val="00161619"/>
    <w:rsid w:val="0016176B"/>
    <w:rsid w:val="001626F7"/>
    <w:rsid w:val="00163F5A"/>
    <w:rsid w:val="001645DD"/>
    <w:rsid w:val="001674B4"/>
    <w:rsid w:val="00170B7B"/>
    <w:rsid w:val="0017161D"/>
    <w:rsid w:val="00174533"/>
    <w:rsid w:val="001776B0"/>
    <w:rsid w:val="00177713"/>
    <w:rsid w:val="001810C0"/>
    <w:rsid w:val="00182014"/>
    <w:rsid w:val="0018623C"/>
    <w:rsid w:val="001868AF"/>
    <w:rsid w:val="00186E9E"/>
    <w:rsid w:val="00190463"/>
    <w:rsid w:val="00192BBE"/>
    <w:rsid w:val="001958CA"/>
    <w:rsid w:val="001964C8"/>
    <w:rsid w:val="0019686F"/>
    <w:rsid w:val="00197CEE"/>
    <w:rsid w:val="001A20C0"/>
    <w:rsid w:val="001B2C30"/>
    <w:rsid w:val="001B443A"/>
    <w:rsid w:val="001B56FB"/>
    <w:rsid w:val="001B596A"/>
    <w:rsid w:val="001B63E7"/>
    <w:rsid w:val="001B6774"/>
    <w:rsid w:val="001C5E59"/>
    <w:rsid w:val="001C70EC"/>
    <w:rsid w:val="001D134B"/>
    <w:rsid w:val="001D4FF7"/>
    <w:rsid w:val="001D584F"/>
    <w:rsid w:val="001D78BF"/>
    <w:rsid w:val="001D79D9"/>
    <w:rsid w:val="001E1B82"/>
    <w:rsid w:val="001E49FD"/>
    <w:rsid w:val="001E6D74"/>
    <w:rsid w:val="001F2016"/>
    <w:rsid w:val="001F3E32"/>
    <w:rsid w:val="001F55A3"/>
    <w:rsid w:val="001F78EF"/>
    <w:rsid w:val="00201035"/>
    <w:rsid w:val="00201755"/>
    <w:rsid w:val="00203602"/>
    <w:rsid w:val="00205DF8"/>
    <w:rsid w:val="002073A7"/>
    <w:rsid w:val="00207840"/>
    <w:rsid w:val="00217954"/>
    <w:rsid w:val="0022080B"/>
    <w:rsid w:val="0022387A"/>
    <w:rsid w:val="0022452B"/>
    <w:rsid w:val="00225039"/>
    <w:rsid w:val="002254FA"/>
    <w:rsid w:val="00226C9B"/>
    <w:rsid w:val="00226D26"/>
    <w:rsid w:val="00227819"/>
    <w:rsid w:val="0022783D"/>
    <w:rsid w:val="00227E47"/>
    <w:rsid w:val="00230241"/>
    <w:rsid w:val="0023088F"/>
    <w:rsid w:val="00230D06"/>
    <w:rsid w:val="0023111D"/>
    <w:rsid w:val="002355A8"/>
    <w:rsid w:val="002372E2"/>
    <w:rsid w:val="0023794C"/>
    <w:rsid w:val="00237E66"/>
    <w:rsid w:val="0024246A"/>
    <w:rsid w:val="002432D1"/>
    <w:rsid w:val="0024529B"/>
    <w:rsid w:val="00246300"/>
    <w:rsid w:val="00246FDA"/>
    <w:rsid w:val="002470D3"/>
    <w:rsid w:val="00253C3F"/>
    <w:rsid w:val="002542EA"/>
    <w:rsid w:val="00257472"/>
    <w:rsid w:val="00263B89"/>
    <w:rsid w:val="0026438A"/>
    <w:rsid w:val="00264879"/>
    <w:rsid w:val="00264F26"/>
    <w:rsid w:val="00270851"/>
    <w:rsid w:val="0027288A"/>
    <w:rsid w:val="002764CE"/>
    <w:rsid w:val="00277A95"/>
    <w:rsid w:val="00290111"/>
    <w:rsid w:val="00290985"/>
    <w:rsid w:val="00291DDB"/>
    <w:rsid w:val="00292712"/>
    <w:rsid w:val="00296176"/>
    <w:rsid w:val="002973A0"/>
    <w:rsid w:val="002A2B4B"/>
    <w:rsid w:val="002A4D82"/>
    <w:rsid w:val="002A671A"/>
    <w:rsid w:val="002A6EE8"/>
    <w:rsid w:val="002A759F"/>
    <w:rsid w:val="002B04D1"/>
    <w:rsid w:val="002B0973"/>
    <w:rsid w:val="002B1F12"/>
    <w:rsid w:val="002B655D"/>
    <w:rsid w:val="002C0D69"/>
    <w:rsid w:val="002C2F83"/>
    <w:rsid w:val="002C38D5"/>
    <w:rsid w:val="002C4095"/>
    <w:rsid w:val="002C4B02"/>
    <w:rsid w:val="002D0079"/>
    <w:rsid w:val="002D0B44"/>
    <w:rsid w:val="002D0F57"/>
    <w:rsid w:val="002D1C0A"/>
    <w:rsid w:val="002D3F7F"/>
    <w:rsid w:val="002D50CC"/>
    <w:rsid w:val="002D5504"/>
    <w:rsid w:val="002D5B40"/>
    <w:rsid w:val="002D7D26"/>
    <w:rsid w:val="002E0092"/>
    <w:rsid w:val="002E77D6"/>
    <w:rsid w:val="002F1334"/>
    <w:rsid w:val="002F1C52"/>
    <w:rsid w:val="002F1D4D"/>
    <w:rsid w:val="002F2F72"/>
    <w:rsid w:val="002F57B2"/>
    <w:rsid w:val="003010B4"/>
    <w:rsid w:val="00301C3A"/>
    <w:rsid w:val="00311A6A"/>
    <w:rsid w:val="00312968"/>
    <w:rsid w:val="00312A06"/>
    <w:rsid w:val="00313C94"/>
    <w:rsid w:val="0031743B"/>
    <w:rsid w:val="00317B5E"/>
    <w:rsid w:val="00320ECC"/>
    <w:rsid w:val="00321011"/>
    <w:rsid w:val="00321892"/>
    <w:rsid w:val="003224A3"/>
    <w:rsid w:val="00322C1E"/>
    <w:rsid w:val="003235D8"/>
    <w:rsid w:val="00327AB0"/>
    <w:rsid w:val="003316DC"/>
    <w:rsid w:val="00332663"/>
    <w:rsid w:val="00332B82"/>
    <w:rsid w:val="00335C70"/>
    <w:rsid w:val="00337B4C"/>
    <w:rsid w:val="003419B1"/>
    <w:rsid w:val="003466CB"/>
    <w:rsid w:val="003512C0"/>
    <w:rsid w:val="003562CF"/>
    <w:rsid w:val="00356952"/>
    <w:rsid w:val="00356CFE"/>
    <w:rsid w:val="00357294"/>
    <w:rsid w:val="00361C2D"/>
    <w:rsid w:val="00362B7C"/>
    <w:rsid w:val="003641B3"/>
    <w:rsid w:val="00364AAA"/>
    <w:rsid w:val="00364B43"/>
    <w:rsid w:val="00371073"/>
    <w:rsid w:val="003720E3"/>
    <w:rsid w:val="00374D24"/>
    <w:rsid w:val="00380923"/>
    <w:rsid w:val="00380C8C"/>
    <w:rsid w:val="00380F59"/>
    <w:rsid w:val="00386079"/>
    <w:rsid w:val="00387474"/>
    <w:rsid w:val="00391A7F"/>
    <w:rsid w:val="00394281"/>
    <w:rsid w:val="00396ABA"/>
    <w:rsid w:val="00396F22"/>
    <w:rsid w:val="003A2F29"/>
    <w:rsid w:val="003A390F"/>
    <w:rsid w:val="003A52B6"/>
    <w:rsid w:val="003B3329"/>
    <w:rsid w:val="003B4EA9"/>
    <w:rsid w:val="003B5A9B"/>
    <w:rsid w:val="003B6B2B"/>
    <w:rsid w:val="003B706A"/>
    <w:rsid w:val="003C11BF"/>
    <w:rsid w:val="003C2F55"/>
    <w:rsid w:val="003C5BEA"/>
    <w:rsid w:val="003C62BC"/>
    <w:rsid w:val="003C7993"/>
    <w:rsid w:val="003D015A"/>
    <w:rsid w:val="003D0705"/>
    <w:rsid w:val="003D11F0"/>
    <w:rsid w:val="003D21C5"/>
    <w:rsid w:val="003D2AE5"/>
    <w:rsid w:val="003D4E8C"/>
    <w:rsid w:val="003D51FC"/>
    <w:rsid w:val="003D55B9"/>
    <w:rsid w:val="003D6140"/>
    <w:rsid w:val="003E0F89"/>
    <w:rsid w:val="003E1625"/>
    <w:rsid w:val="003E2222"/>
    <w:rsid w:val="003E30D6"/>
    <w:rsid w:val="003E357B"/>
    <w:rsid w:val="003E4366"/>
    <w:rsid w:val="003E4804"/>
    <w:rsid w:val="003E57E1"/>
    <w:rsid w:val="003E78DD"/>
    <w:rsid w:val="003E7A83"/>
    <w:rsid w:val="003F049F"/>
    <w:rsid w:val="003F2DB7"/>
    <w:rsid w:val="003F5657"/>
    <w:rsid w:val="00400DBD"/>
    <w:rsid w:val="00400E69"/>
    <w:rsid w:val="004012C3"/>
    <w:rsid w:val="00404908"/>
    <w:rsid w:val="00404F81"/>
    <w:rsid w:val="0040542C"/>
    <w:rsid w:val="00407F23"/>
    <w:rsid w:val="00410446"/>
    <w:rsid w:val="00411A60"/>
    <w:rsid w:val="0041343A"/>
    <w:rsid w:val="004137A5"/>
    <w:rsid w:val="004156BB"/>
    <w:rsid w:val="004172CA"/>
    <w:rsid w:val="004205B2"/>
    <w:rsid w:val="00420922"/>
    <w:rsid w:val="00420F9B"/>
    <w:rsid w:val="00424F10"/>
    <w:rsid w:val="0042746C"/>
    <w:rsid w:val="004276CB"/>
    <w:rsid w:val="0042775E"/>
    <w:rsid w:val="00427CAC"/>
    <w:rsid w:val="00430810"/>
    <w:rsid w:val="00431991"/>
    <w:rsid w:val="00436629"/>
    <w:rsid w:val="0044065D"/>
    <w:rsid w:val="004413E9"/>
    <w:rsid w:val="00443E78"/>
    <w:rsid w:val="00444A26"/>
    <w:rsid w:val="00444F73"/>
    <w:rsid w:val="00445496"/>
    <w:rsid w:val="004477F2"/>
    <w:rsid w:val="00447E08"/>
    <w:rsid w:val="0045146E"/>
    <w:rsid w:val="00452F0A"/>
    <w:rsid w:val="0045325E"/>
    <w:rsid w:val="004553BD"/>
    <w:rsid w:val="00455B5A"/>
    <w:rsid w:val="00457441"/>
    <w:rsid w:val="004577E6"/>
    <w:rsid w:val="004667FA"/>
    <w:rsid w:val="00471AF9"/>
    <w:rsid w:val="00473F47"/>
    <w:rsid w:val="00474964"/>
    <w:rsid w:val="00474B5E"/>
    <w:rsid w:val="00475994"/>
    <w:rsid w:val="00476575"/>
    <w:rsid w:val="00477791"/>
    <w:rsid w:val="0048032C"/>
    <w:rsid w:val="004806A4"/>
    <w:rsid w:val="0048147A"/>
    <w:rsid w:val="00482488"/>
    <w:rsid w:val="00493427"/>
    <w:rsid w:val="004942D9"/>
    <w:rsid w:val="004974EC"/>
    <w:rsid w:val="00497A0C"/>
    <w:rsid w:val="004B0390"/>
    <w:rsid w:val="004C0926"/>
    <w:rsid w:val="004C1929"/>
    <w:rsid w:val="004C23A2"/>
    <w:rsid w:val="004C4404"/>
    <w:rsid w:val="004C4A3F"/>
    <w:rsid w:val="004C4BF6"/>
    <w:rsid w:val="004C5EBC"/>
    <w:rsid w:val="004D1DD3"/>
    <w:rsid w:val="004D30ED"/>
    <w:rsid w:val="004D3593"/>
    <w:rsid w:val="004D48EC"/>
    <w:rsid w:val="004D743E"/>
    <w:rsid w:val="004E17AF"/>
    <w:rsid w:val="004E1D1C"/>
    <w:rsid w:val="004E346E"/>
    <w:rsid w:val="004E3FAF"/>
    <w:rsid w:val="004E59AC"/>
    <w:rsid w:val="004E6372"/>
    <w:rsid w:val="004E6AFF"/>
    <w:rsid w:val="004E7A50"/>
    <w:rsid w:val="004F5370"/>
    <w:rsid w:val="004F6B01"/>
    <w:rsid w:val="00501E21"/>
    <w:rsid w:val="0050512F"/>
    <w:rsid w:val="00505C6A"/>
    <w:rsid w:val="00507C3D"/>
    <w:rsid w:val="00507ED2"/>
    <w:rsid w:val="00511294"/>
    <w:rsid w:val="00516324"/>
    <w:rsid w:val="00521AF4"/>
    <w:rsid w:val="0052212F"/>
    <w:rsid w:val="0052530B"/>
    <w:rsid w:val="00525675"/>
    <w:rsid w:val="00526059"/>
    <w:rsid w:val="00530CB4"/>
    <w:rsid w:val="00533A41"/>
    <w:rsid w:val="00533AA9"/>
    <w:rsid w:val="005352EA"/>
    <w:rsid w:val="005370B4"/>
    <w:rsid w:val="00542E5B"/>
    <w:rsid w:val="0054402A"/>
    <w:rsid w:val="0054623D"/>
    <w:rsid w:val="00550F90"/>
    <w:rsid w:val="00552C42"/>
    <w:rsid w:val="0055491B"/>
    <w:rsid w:val="005551CF"/>
    <w:rsid w:val="00556771"/>
    <w:rsid w:val="005618B8"/>
    <w:rsid w:val="00561AE9"/>
    <w:rsid w:val="00562813"/>
    <w:rsid w:val="00563A9F"/>
    <w:rsid w:val="00563AB8"/>
    <w:rsid w:val="005647EA"/>
    <w:rsid w:val="0056718A"/>
    <w:rsid w:val="005671BC"/>
    <w:rsid w:val="005675DB"/>
    <w:rsid w:val="005766A3"/>
    <w:rsid w:val="005771D5"/>
    <w:rsid w:val="00581686"/>
    <w:rsid w:val="00582452"/>
    <w:rsid w:val="0058437C"/>
    <w:rsid w:val="00584904"/>
    <w:rsid w:val="00585435"/>
    <w:rsid w:val="0058583A"/>
    <w:rsid w:val="005907A9"/>
    <w:rsid w:val="00591745"/>
    <w:rsid w:val="00592281"/>
    <w:rsid w:val="0059469F"/>
    <w:rsid w:val="005957EE"/>
    <w:rsid w:val="00595B31"/>
    <w:rsid w:val="00597F38"/>
    <w:rsid w:val="005A2CA8"/>
    <w:rsid w:val="005A67C0"/>
    <w:rsid w:val="005A7E87"/>
    <w:rsid w:val="005B0D30"/>
    <w:rsid w:val="005B204E"/>
    <w:rsid w:val="005B5AD2"/>
    <w:rsid w:val="005C09A7"/>
    <w:rsid w:val="005C0F53"/>
    <w:rsid w:val="005C257B"/>
    <w:rsid w:val="005C56CF"/>
    <w:rsid w:val="005C5E22"/>
    <w:rsid w:val="005D0961"/>
    <w:rsid w:val="005D5944"/>
    <w:rsid w:val="005D6AA9"/>
    <w:rsid w:val="005E25C1"/>
    <w:rsid w:val="005E338E"/>
    <w:rsid w:val="005E4656"/>
    <w:rsid w:val="005E48BF"/>
    <w:rsid w:val="005E6304"/>
    <w:rsid w:val="005E65C8"/>
    <w:rsid w:val="005F062F"/>
    <w:rsid w:val="005F7BB3"/>
    <w:rsid w:val="00601A72"/>
    <w:rsid w:val="0060282D"/>
    <w:rsid w:val="00604FE4"/>
    <w:rsid w:val="006106C7"/>
    <w:rsid w:val="00612D5A"/>
    <w:rsid w:val="006177E9"/>
    <w:rsid w:val="0061789D"/>
    <w:rsid w:val="00617BB7"/>
    <w:rsid w:val="0062227E"/>
    <w:rsid w:val="00625271"/>
    <w:rsid w:val="006311F0"/>
    <w:rsid w:val="00632B7E"/>
    <w:rsid w:val="00633288"/>
    <w:rsid w:val="006335B7"/>
    <w:rsid w:val="00636343"/>
    <w:rsid w:val="0063654E"/>
    <w:rsid w:val="00640CC9"/>
    <w:rsid w:val="00640DA6"/>
    <w:rsid w:val="006425B3"/>
    <w:rsid w:val="00642B56"/>
    <w:rsid w:val="00643F96"/>
    <w:rsid w:val="00645AED"/>
    <w:rsid w:val="00651D79"/>
    <w:rsid w:val="00653022"/>
    <w:rsid w:val="00653240"/>
    <w:rsid w:val="0065532A"/>
    <w:rsid w:val="006562F3"/>
    <w:rsid w:val="0065658B"/>
    <w:rsid w:val="006571BD"/>
    <w:rsid w:val="0066003A"/>
    <w:rsid w:val="006612F3"/>
    <w:rsid w:val="006614A4"/>
    <w:rsid w:val="006636FF"/>
    <w:rsid w:val="00665B21"/>
    <w:rsid w:val="00667809"/>
    <w:rsid w:val="00667924"/>
    <w:rsid w:val="00670C36"/>
    <w:rsid w:val="00672B26"/>
    <w:rsid w:val="00676F0D"/>
    <w:rsid w:val="00682F9D"/>
    <w:rsid w:val="006832F9"/>
    <w:rsid w:val="0068388D"/>
    <w:rsid w:val="00683E57"/>
    <w:rsid w:val="00684E56"/>
    <w:rsid w:val="00684FA8"/>
    <w:rsid w:val="006874E9"/>
    <w:rsid w:val="00687AB4"/>
    <w:rsid w:val="006937FC"/>
    <w:rsid w:val="00693B3B"/>
    <w:rsid w:val="00693EBA"/>
    <w:rsid w:val="006952B7"/>
    <w:rsid w:val="006A19F3"/>
    <w:rsid w:val="006A26CC"/>
    <w:rsid w:val="006A7045"/>
    <w:rsid w:val="006B2209"/>
    <w:rsid w:val="006B3F47"/>
    <w:rsid w:val="006C1D3D"/>
    <w:rsid w:val="006C2834"/>
    <w:rsid w:val="006C4F37"/>
    <w:rsid w:val="006D0C8D"/>
    <w:rsid w:val="006D1796"/>
    <w:rsid w:val="006D3353"/>
    <w:rsid w:val="006D4B9F"/>
    <w:rsid w:val="006D5E50"/>
    <w:rsid w:val="006D6922"/>
    <w:rsid w:val="006D7A97"/>
    <w:rsid w:val="006D7EF8"/>
    <w:rsid w:val="006E3FAC"/>
    <w:rsid w:val="006F3092"/>
    <w:rsid w:val="006F30B2"/>
    <w:rsid w:val="006F3422"/>
    <w:rsid w:val="006F47BC"/>
    <w:rsid w:val="006F6564"/>
    <w:rsid w:val="006F6573"/>
    <w:rsid w:val="006F799E"/>
    <w:rsid w:val="00700D6F"/>
    <w:rsid w:val="00712AA9"/>
    <w:rsid w:val="00712EFC"/>
    <w:rsid w:val="00714390"/>
    <w:rsid w:val="007150A3"/>
    <w:rsid w:val="00715412"/>
    <w:rsid w:val="00715D0C"/>
    <w:rsid w:val="007324A1"/>
    <w:rsid w:val="00732874"/>
    <w:rsid w:val="007341F1"/>
    <w:rsid w:val="00736590"/>
    <w:rsid w:val="00736FD3"/>
    <w:rsid w:val="00737273"/>
    <w:rsid w:val="00743B62"/>
    <w:rsid w:val="00743CA1"/>
    <w:rsid w:val="007443D5"/>
    <w:rsid w:val="0075127C"/>
    <w:rsid w:val="007524FF"/>
    <w:rsid w:val="007555CA"/>
    <w:rsid w:val="00766B86"/>
    <w:rsid w:val="00770B63"/>
    <w:rsid w:val="00772C3A"/>
    <w:rsid w:val="00775167"/>
    <w:rsid w:val="00777089"/>
    <w:rsid w:val="00781D8D"/>
    <w:rsid w:val="007822DB"/>
    <w:rsid w:val="00784108"/>
    <w:rsid w:val="0078536D"/>
    <w:rsid w:val="007877C1"/>
    <w:rsid w:val="0079405A"/>
    <w:rsid w:val="00794381"/>
    <w:rsid w:val="007951F0"/>
    <w:rsid w:val="007951FC"/>
    <w:rsid w:val="00795FCF"/>
    <w:rsid w:val="007A273A"/>
    <w:rsid w:val="007A3419"/>
    <w:rsid w:val="007A4F87"/>
    <w:rsid w:val="007B0178"/>
    <w:rsid w:val="007B0444"/>
    <w:rsid w:val="007B04AE"/>
    <w:rsid w:val="007B16F5"/>
    <w:rsid w:val="007B1764"/>
    <w:rsid w:val="007B19B5"/>
    <w:rsid w:val="007B371C"/>
    <w:rsid w:val="007B44CA"/>
    <w:rsid w:val="007B5D50"/>
    <w:rsid w:val="007B76E3"/>
    <w:rsid w:val="007C0E2D"/>
    <w:rsid w:val="007C1EF3"/>
    <w:rsid w:val="007C404F"/>
    <w:rsid w:val="007C778C"/>
    <w:rsid w:val="007D5766"/>
    <w:rsid w:val="007D614C"/>
    <w:rsid w:val="007D6BD1"/>
    <w:rsid w:val="007E0495"/>
    <w:rsid w:val="007E198E"/>
    <w:rsid w:val="007E25D5"/>
    <w:rsid w:val="007E29B9"/>
    <w:rsid w:val="007E2E2D"/>
    <w:rsid w:val="007E37B8"/>
    <w:rsid w:val="007E4CC9"/>
    <w:rsid w:val="007F305C"/>
    <w:rsid w:val="007F4021"/>
    <w:rsid w:val="007F4621"/>
    <w:rsid w:val="007F46ED"/>
    <w:rsid w:val="007F4CBC"/>
    <w:rsid w:val="007F53B5"/>
    <w:rsid w:val="007F5F9B"/>
    <w:rsid w:val="007F635E"/>
    <w:rsid w:val="007F7A02"/>
    <w:rsid w:val="0080048B"/>
    <w:rsid w:val="008004E1"/>
    <w:rsid w:val="00802EEA"/>
    <w:rsid w:val="00804101"/>
    <w:rsid w:val="00810FDF"/>
    <w:rsid w:val="008115D7"/>
    <w:rsid w:val="0081499A"/>
    <w:rsid w:val="00815FF3"/>
    <w:rsid w:val="00816110"/>
    <w:rsid w:val="00816A41"/>
    <w:rsid w:val="00816A8E"/>
    <w:rsid w:val="00820E9B"/>
    <w:rsid w:val="00824DD0"/>
    <w:rsid w:val="00832AAC"/>
    <w:rsid w:val="00834DD9"/>
    <w:rsid w:val="008363BC"/>
    <w:rsid w:val="008366DB"/>
    <w:rsid w:val="008366E7"/>
    <w:rsid w:val="00841477"/>
    <w:rsid w:val="00844CC3"/>
    <w:rsid w:val="00847370"/>
    <w:rsid w:val="008473AB"/>
    <w:rsid w:val="00853744"/>
    <w:rsid w:val="00853AA7"/>
    <w:rsid w:val="00853F08"/>
    <w:rsid w:val="0085523A"/>
    <w:rsid w:val="00856CB4"/>
    <w:rsid w:val="00860766"/>
    <w:rsid w:val="00861575"/>
    <w:rsid w:val="0086263C"/>
    <w:rsid w:val="00865F34"/>
    <w:rsid w:val="00870D1F"/>
    <w:rsid w:val="00871F5E"/>
    <w:rsid w:val="00872620"/>
    <w:rsid w:val="00872F1E"/>
    <w:rsid w:val="0087328B"/>
    <w:rsid w:val="00873B81"/>
    <w:rsid w:val="00874761"/>
    <w:rsid w:val="0087559F"/>
    <w:rsid w:val="00880AF5"/>
    <w:rsid w:val="00881761"/>
    <w:rsid w:val="00882404"/>
    <w:rsid w:val="008826E8"/>
    <w:rsid w:val="00883019"/>
    <w:rsid w:val="0088342B"/>
    <w:rsid w:val="0089281D"/>
    <w:rsid w:val="00892B6C"/>
    <w:rsid w:val="00895AD5"/>
    <w:rsid w:val="008A0170"/>
    <w:rsid w:val="008A083F"/>
    <w:rsid w:val="008A1C7F"/>
    <w:rsid w:val="008A2C33"/>
    <w:rsid w:val="008A2EFF"/>
    <w:rsid w:val="008A7A79"/>
    <w:rsid w:val="008B0342"/>
    <w:rsid w:val="008B117F"/>
    <w:rsid w:val="008B37C4"/>
    <w:rsid w:val="008B6BED"/>
    <w:rsid w:val="008B75D4"/>
    <w:rsid w:val="008B788A"/>
    <w:rsid w:val="008C12E4"/>
    <w:rsid w:val="008C1678"/>
    <w:rsid w:val="008C1BA6"/>
    <w:rsid w:val="008C2485"/>
    <w:rsid w:val="008C2768"/>
    <w:rsid w:val="008C2AA8"/>
    <w:rsid w:val="008C2E1A"/>
    <w:rsid w:val="008C37AA"/>
    <w:rsid w:val="008C3A1B"/>
    <w:rsid w:val="008C4E2A"/>
    <w:rsid w:val="008C62D3"/>
    <w:rsid w:val="008C6350"/>
    <w:rsid w:val="008C74A7"/>
    <w:rsid w:val="008C7D53"/>
    <w:rsid w:val="008D0BFE"/>
    <w:rsid w:val="008D12D0"/>
    <w:rsid w:val="008D4AD4"/>
    <w:rsid w:val="008E0559"/>
    <w:rsid w:val="008E0E9D"/>
    <w:rsid w:val="008E52E0"/>
    <w:rsid w:val="008E6DCE"/>
    <w:rsid w:val="008E772E"/>
    <w:rsid w:val="008E79D5"/>
    <w:rsid w:val="008F44FD"/>
    <w:rsid w:val="008F4B1E"/>
    <w:rsid w:val="008F7F31"/>
    <w:rsid w:val="00900835"/>
    <w:rsid w:val="0090136C"/>
    <w:rsid w:val="00903E94"/>
    <w:rsid w:val="00904315"/>
    <w:rsid w:val="00904E97"/>
    <w:rsid w:val="00905809"/>
    <w:rsid w:val="00906A1E"/>
    <w:rsid w:val="00913509"/>
    <w:rsid w:val="00916EC9"/>
    <w:rsid w:val="009205A7"/>
    <w:rsid w:val="009212B4"/>
    <w:rsid w:val="009213AE"/>
    <w:rsid w:val="00921571"/>
    <w:rsid w:val="009225E4"/>
    <w:rsid w:val="00922F5F"/>
    <w:rsid w:val="00925E71"/>
    <w:rsid w:val="00925FCB"/>
    <w:rsid w:val="00927E10"/>
    <w:rsid w:val="00930DCA"/>
    <w:rsid w:val="0093742B"/>
    <w:rsid w:val="00937505"/>
    <w:rsid w:val="00937C32"/>
    <w:rsid w:val="00940B00"/>
    <w:rsid w:val="00942766"/>
    <w:rsid w:val="00943A71"/>
    <w:rsid w:val="009462ED"/>
    <w:rsid w:val="00952597"/>
    <w:rsid w:val="00954487"/>
    <w:rsid w:val="009620B7"/>
    <w:rsid w:val="009620E8"/>
    <w:rsid w:val="00962C4C"/>
    <w:rsid w:val="009660E7"/>
    <w:rsid w:val="00966D21"/>
    <w:rsid w:val="00970635"/>
    <w:rsid w:val="00971444"/>
    <w:rsid w:val="0097619E"/>
    <w:rsid w:val="00976757"/>
    <w:rsid w:val="00980A15"/>
    <w:rsid w:val="009831EB"/>
    <w:rsid w:val="00987F72"/>
    <w:rsid w:val="00992A03"/>
    <w:rsid w:val="0099467E"/>
    <w:rsid w:val="00997F8D"/>
    <w:rsid w:val="009A14EF"/>
    <w:rsid w:val="009A2681"/>
    <w:rsid w:val="009A2813"/>
    <w:rsid w:val="009A4993"/>
    <w:rsid w:val="009A4B36"/>
    <w:rsid w:val="009A6D5C"/>
    <w:rsid w:val="009A70AA"/>
    <w:rsid w:val="009A79E5"/>
    <w:rsid w:val="009A7A7C"/>
    <w:rsid w:val="009B1033"/>
    <w:rsid w:val="009B1AB1"/>
    <w:rsid w:val="009B273E"/>
    <w:rsid w:val="009B27D1"/>
    <w:rsid w:val="009B310F"/>
    <w:rsid w:val="009B37D5"/>
    <w:rsid w:val="009C5D3E"/>
    <w:rsid w:val="009C66D1"/>
    <w:rsid w:val="009C6EE2"/>
    <w:rsid w:val="009C7DA3"/>
    <w:rsid w:val="009D20AA"/>
    <w:rsid w:val="009D25FF"/>
    <w:rsid w:val="009D64C7"/>
    <w:rsid w:val="009D696A"/>
    <w:rsid w:val="009D6AE3"/>
    <w:rsid w:val="009E049C"/>
    <w:rsid w:val="009E5BCB"/>
    <w:rsid w:val="009E609B"/>
    <w:rsid w:val="009E70B7"/>
    <w:rsid w:val="009F231E"/>
    <w:rsid w:val="009F37F3"/>
    <w:rsid w:val="009F51C9"/>
    <w:rsid w:val="009F5287"/>
    <w:rsid w:val="009F54CE"/>
    <w:rsid w:val="009F5B12"/>
    <w:rsid w:val="009F653A"/>
    <w:rsid w:val="00A0374F"/>
    <w:rsid w:val="00A04CDA"/>
    <w:rsid w:val="00A05117"/>
    <w:rsid w:val="00A10A61"/>
    <w:rsid w:val="00A1119E"/>
    <w:rsid w:val="00A127FC"/>
    <w:rsid w:val="00A161BB"/>
    <w:rsid w:val="00A20A10"/>
    <w:rsid w:val="00A216E1"/>
    <w:rsid w:val="00A21750"/>
    <w:rsid w:val="00A27DE2"/>
    <w:rsid w:val="00A314DD"/>
    <w:rsid w:val="00A34D46"/>
    <w:rsid w:val="00A40782"/>
    <w:rsid w:val="00A410AB"/>
    <w:rsid w:val="00A42702"/>
    <w:rsid w:val="00A42BEC"/>
    <w:rsid w:val="00A42FBE"/>
    <w:rsid w:val="00A43F36"/>
    <w:rsid w:val="00A46CB6"/>
    <w:rsid w:val="00A46D19"/>
    <w:rsid w:val="00A47F6D"/>
    <w:rsid w:val="00A50810"/>
    <w:rsid w:val="00A509A1"/>
    <w:rsid w:val="00A50BFD"/>
    <w:rsid w:val="00A51000"/>
    <w:rsid w:val="00A52581"/>
    <w:rsid w:val="00A52FC8"/>
    <w:rsid w:val="00A53A8F"/>
    <w:rsid w:val="00A54E15"/>
    <w:rsid w:val="00A60179"/>
    <w:rsid w:val="00A60AB0"/>
    <w:rsid w:val="00A6147E"/>
    <w:rsid w:val="00A635C1"/>
    <w:rsid w:val="00A63DFD"/>
    <w:rsid w:val="00A7095E"/>
    <w:rsid w:val="00A709DB"/>
    <w:rsid w:val="00A71E36"/>
    <w:rsid w:val="00A727FB"/>
    <w:rsid w:val="00A72AAE"/>
    <w:rsid w:val="00A740D8"/>
    <w:rsid w:val="00A75237"/>
    <w:rsid w:val="00A77091"/>
    <w:rsid w:val="00A81B35"/>
    <w:rsid w:val="00A828F7"/>
    <w:rsid w:val="00A85408"/>
    <w:rsid w:val="00A943C6"/>
    <w:rsid w:val="00A94457"/>
    <w:rsid w:val="00A954F5"/>
    <w:rsid w:val="00AA0018"/>
    <w:rsid w:val="00AA1260"/>
    <w:rsid w:val="00AA3FFD"/>
    <w:rsid w:val="00AA53D7"/>
    <w:rsid w:val="00AB0381"/>
    <w:rsid w:val="00AB0DF9"/>
    <w:rsid w:val="00AB1CF4"/>
    <w:rsid w:val="00AB2B3E"/>
    <w:rsid w:val="00AB3AF8"/>
    <w:rsid w:val="00AB44DB"/>
    <w:rsid w:val="00AB475F"/>
    <w:rsid w:val="00AB6FEF"/>
    <w:rsid w:val="00AB733C"/>
    <w:rsid w:val="00AC2BF6"/>
    <w:rsid w:val="00AC3D80"/>
    <w:rsid w:val="00AC4015"/>
    <w:rsid w:val="00AC413D"/>
    <w:rsid w:val="00AC41F1"/>
    <w:rsid w:val="00AC4BC8"/>
    <w:rsid w:val="00AC62D3"/>
    <w:rsid w:val="00AC7758"/>
    <w:rsid w:val="00AD03EE"/>
    <w:rsid w:val="00AD1FC2"/>
    <w:rsid w:val="00AD45D7"/>
    <w:rsid w:val="00AD6908"/>
    <w:rsid w:val="00AE29DB"/>
    <w:rsid w:val="00AE7E04"/>
    <w:rsid w:val="00AF0703"/>
    <w:rsid w:val="00AF57DC"/>
    <w:rsid w:val="00AF64BD"/>
    <w:rsid w:val="00B010A6"/>
    <w:rsid w:val="00B01966"/>
    <w:rsid w:val="00B0411F"/>
    <w:rsid w:val="00B04AA1"/>
    <w:rsid w:val="00B05B2E"/>
    <w:rsid w:val="00B12DE2"/>
    <w:rsid w:val="00B15AD0"/>
    <w:rsid w:val="00B17645"/>
    <w:rsid w:val="00B22333"/>
    <w:rsid w:val="00B24C24"/>
    <w:rsid w:val="00B3127A"/>
    <w:rsid w:val="00B31767"/>
    <w:rsid w:val="00B3286B"/>
    <w:rsid w:val="00B342AF"/>
    <w:rsid w:val="00B42785"/>
    <w:rsid w:val="00B457D9"/>
    <w:rsid w:val="00B45F87"/>
    <w:rsid w:val="00B475C5"/>
    <w:rsid w:val="00B51D13"/>
    <w:rsid w:val="00B51E6A"/>
    <w:rsid w:val="00B55AB6"/>
    <w:rsid w:val="00B60ADD"/>
    <w:rsid w:val="00B61F1A"/>
    <w:rsid w:val="00B63757"/>
    <w:rsid w:val="00B6411E"/>
    <w:rsid w:val="00B654A8"/>
    <w:rsid w:val="00B70559"/>
    <w:rsid w:val="00B7074B"/>
    <w:rsid w:val="00B733A1"/>
    <w:rsid w:val="00B73493"/>
    <w:rsid w:val="00B74574"/>
    <w:rsid w:val="00B77959"/>
    <w:rsid w:val="00B81CCC"/>
    <w:rsid w:val="00B81FD0"/>
    <w:rsid w:val="00B828B3"/>
    <w:rsid w:val="00B828F5"/>
    <w:rsid w:val="00B83145"/>
    <w:rsid w:val="00B8317C"/>
    <w:rsid w:val="00B8349D"/>
    <w:rsid w:val="00B864BD"/>
    <w:rsid w:val="00B9047F"/>
    <w:rsid w:val="00B92994"/>
    <w:rsid w:val="00B929A0"/>
    <w:rsid w:val="00B93263"/>
    <w:rsid w:val="00B935E4"/>
    <w:rsid w:val="00B953C1"/>
    <w:rsid w:val="00B9556B"/>
    <w:rsid w:val="00BA0471"/>
    <w:rsid w:val="00BA2B7B"/>
    <w:rsid w:val="00BA64D5"/>
    <w:rsid w:val="00BA71FB"/>
    <w:rsid w:val="00BB4B4F"/>
    <w:rsid w:val="00BB60E6"/>
    <w:rsid w:val="00BB6C7E"/>
    <w:rsid w:val="00BB7B95"/>
    <w:rsid w:val="00BB7BB5"/>
    <w:rsid w:val="00BC3346"/>
    <w:rsid w:val="00BC5BFC"/>
    <w:rsid w:val="00BC74F0"/>
    <w:rsid w:val="00BD1366"/>
    <w:rsid w:val="00BD29E8"/>
    <w:rsid w:val="00BD6842"/>
    <w:rsid w:val="00BD6A1B"/>
    <w:rsid w:val="00BD71DA"/>
    <w:rsid w:val="00BE016F"/>
    <w:rsid w:val="00BE2445"/>
    <w:rsid w:val="00BE60DA"/>
    <w:rsid w:val="00BE6B4A"/>
    <w:rsid w:val="00BE71C6"/>
    <w:rsid w:val="00BF10BB"/>
    <w:rsid w:val="00BF2B97"/>
    <w:rsid w:val="00BF34F8"/>
    <w:rsid w:val="00BF4C4D"/>
    <w:rsid w:val="00BF6C09"/>
    <w:rsid w:val="00C053B4"/>
    <w:rsid w:val="00C07035"/>
    <w:rsid w:val="00C123FE"/>
    <w:rsid w:val="00C13130"/>
    <w:rsid w:val="00C1400A"/>
    <w:rsid w:val="00C14A29"/>
    <w:rsid w:val="00C14A43"/>
    <w:rsid w:val="00C15C22"/>
    <w:rsid w:val="00C160CB"/>
    <w:rsid w:val="00C1739E"/>
    <w:rsid w:val="00C17F04"/>
    <w:rsid w:val="00C21B7D"/>
    <w:rsid w:val="00C2255B"/>
    <w:rsid w:val="00C241B6"/>
    <w:rsid w:val="00C24A72"/>
    <w:rsid w:val="00C2532F"/>
    <w:rsid w:val="00C27D70"/>
    <w:rsid w:val="00C303E2"/>
    <w:rsid w:val="00C311FC"/>
    <w:rsid w:val="00C3400C"/>
    <w:rsid w:val="00C34347"/>
    <w:rsid w:val="00C365EB"/>
    <w:rsid w:val="00C3685D"/>
    <w:rsid w:val="00C36CEA"/>
    <w:rsid w:val="00C41058"/>
    <w:rsid w:val="00C419FC"/>
    <w:rsid w:val="00C41BDE"/>
    <w:rsid w:val="00C4439D"/>
    <w:rsid w:val="00C445C0"/>
    <w:rsid w:val="00C461F4"/>
    <w:rsid w:val="00C46378"/>
    <w:rsid w:val="00C51397"/>
    <w:rsid w:val="00C546C2"/>
    <w:rsid w:val="00C551BE"/>
    <w:rsid w:val="00C57D5E"/>
    <w:rsid w:val="00C57F24"/>
    <w:rsid w:val="00C639D6"/>
    <w:rsid w:val="00C67E36"/>
    <w:rsid w:val="00C7079B"/>
    <w:rsid w:val="00C71C98"/>
    <w:rsid w:val="00C71ED9"/>
    <w:rsid w:val="00C73954"/>
    <w:rsid w:val="00C73AC1"/>
    <w:rsid w:val="00C74CE2"/>
    <w:rsid w:val="00C750C0"/>
    <w:rsid w:val="00C75CE0"/>
    <w:rsid w:val="00C80209"/>
    <w:rsid w:val="00C81419"/>
    <w:rsid w:val="00C8240C"/>
    <w:rsid w:val="00C83712"/>
    <w:rsid w:val="00C83887"/>
    <w:rsid w:val="00C90C51"/>
    <w:rsid w:val="00C92A17"/>
    <w:rsid w:val="00C93BAE"/>
    <w:rsid w:val="00C946FC"/>
    <w:rsid w:val="00C95096"/>
    <w:rsid w:val="00C9535A"/>
    <w:rsid w:val="00CA0DBA"/>
    <w:rsid w:val="00CA2988"/>
    <w:rsid w:val="00CA34B6"/>
    <w:rsid w:val="00CA4D20"/>
    <w:rsid w:val="00CA68F7"/>
    <w:rsid w:val="00CB5673"/>
    <w:rsid w:val="00CC082E"/>
    <w:rsid w:val="00CC7076"/>
    <w:rsid w:val="00CD7926"/>
    <w:rsid w:val="00CE1132"/>
    <w:rsid w:val="00CE2F8D"/>
    <w:rsid w:val="00CE335E"/>
    <w:rsid w:val="00CE347E"/>
    <w:rsid w:val="00CE42E4"/>
    <w:rsid w:val="00CE5718"/>
    <w:rsid w:val="00CF0237"/>
    <w:rsid w:val="00CF5625"/>
    <w:rsid w:val="00CF6BA0"/>
    <w:rsid w:val="00CF6CFD"/>
    <w:rsid w:val="00CF7EE0"/>
    <w:rsid w:val="00D004E1"/>
    <w:rsid w:val="00D011F1"/>
    <w:rsid w:val="00D015A1"/>
    <w:rsid w:val="00D01BFD"/>
    <w:rsid w:val="00D027CE"/>
    <w:rsid w:val="00D052B9"/>
    <w:rsid w:val="00D10EE7"/>
    <w:rsid w:val="00D11132"/>
    <w:rsid w:val="00D12C64"/>
    <w:rsid w:val="00D13CCD"/>
    <w:rsid w:val="00D1738C"/>
    <w:rsid w:val="00D17E7F"/>
    <w:rsid w:val="00D207D7"/>
    <w:rsid w:val="00D20A8B"/>
    <w:rsid w:val="00D230DF"/>
    <w:rsid w:val="00D257B1"/>
    <w:rsid w:val="00D301E4"/>
    <w:rsid w:val="00D30F74"/>
    <w:rsid w:val="00D30FC2"/>
    <w:rsid w:val="00D3152A"/>
    <w:rsid w:val="00D31801"/>
    <w:rsid w:val="00D32F89"/>
    <w:rsid w:val="00D33D60"/>
    <w:rsid w:val="00D40BBA"/>
    <w:rsid w:val="00D40F6F"/>
    <w:rsid w:val="00D40FE6"/>
    <w:rsid w:val="00D42098"/>
    <w:rsid w:val="00D42AD1"/>
    <w:rsid w:val="00D442C7"/>
    <w:rsid w:val="00D44C9E"/>
    <w:rsid w:val="00D4516B"/>
    <w:rsid w:val="00D452A4"/>
    <w:rsid w:val="00D46FE1"/>
    <w:rsid w:val="00D5083B"/>
    <w:rsid w:val="00D5421C"/>
    <w:rsid w:val="00D56374"/>
    <w:rsid w:val="00D60D39"/>
    <w:rsid w:val="00D643A2"/>
    <w:rsid w:val="00D64E6F"/>
    <w:rsid w:val="00D66F50"/>
    <w:rsid w:val="00D736FA"/>
    <w:rsid w:val="00D7478E"/>
    <w:rsid w:val="00D74BB0"/>
    <w:rsid w:val="00D74D2D"/>
    <w:rsid w:val="00D7656F"/>
    <w:rsid w:val="00D8074E"/>
    <w:rsid w:val="00D80FC1"/>
    <w:rsid w:val="00D835E9"/>
    <w:rsid w:val="00D85B70"/>
    <w:rsid w:val="00D86D10"/>
    <w:rsid w:val="00D90A12"/>
    <w:rsid w:val="00D9250D"/>
    <w:rsid w:val="00D9311D"/>
    <w:rsid w:val="00D93EFE"/>
    <w:rsid w:val="00D94BC5"/>
    <w:rsid w:val="00D96189"/>
    <w:rsid w:val="00D97153"/>
    <w:rsid w:val="00DA30F6"/>
    <w:rsid w:val="00DA35DC"/>
    <w:rsid w:val="00DA4E99"/>
    <w:rsid w:val="00DA5325"/>
    <w:rsid w:val="00DB18A2"/>
    <w:rsid w:val="00DB273E"/>
    <w:rsid w:val="00DB2E5E"/>
    <w:rsid w:val="00DB30A9"/>
    <w:rsid w:val="00DB3BFA"/>
    <w:rsid w:val="00DB6051"/>
    <w:rsid w:val="00DB626E"/>
    <w:rsid w:val="00DB6CAD"/>
    <w:rsid w:val="00DC15F6"/>
    <w:rsid w:val="00DC2E48"/>
    <w:rsid w:val="00DC31A6"/>
    <w:rsid w:val="00DC56A2"/>
    <w:rsid w:val="00DC6C81"/>
    <w:rsid w:val="00DC79DE"/>
    <w:rsid w:val="00DD28DF"/>
    <w:rsid w:val="00DD575A"/>
    <w:rsid w:val="00DD676C"/>
    <w:rsid w:val="00DE162E"/>
    <w:rsid w:val="00DE277C"/>
    <w:rsid w:val="00DE6C4A"/>
    <w:rsid w:val="00DF1119"/>
    <w:rsid w:val="00DF1824"/>
    <w:rsid w:val="00DF26B2"/>
    <w:rsid w:val="00DF3566"/>
    <w:rsid w:val="00DF686F"/>
    <w:rsid w:val="00DF786E"/>
    <w:rsid w:val="00E0073E"/>
    <w:rsid w:val="00E0177C"/>
    <w:rsid w:val="00E024B5"/>
    <w:rsid w:val="00E0289E"/>
    <w:rsid w:val="00E02DFE"/>
    <w:rsid w:val="00E043FC"/>
    <w:rsid w:val="00E100CB"/>
    <w:rsid w:val="00E114EA"/>
    <w:rsid w:val="00E164DF"/>
    <w:rsid w:val="00E21E3D"/>
    <w:rsid w:val="00E223BD"/>
    <w:rsid w:val="00E23EDC"/>
    <w:rsid w:val="00E341BA"/>
    <w:rsid w:val="00E4009E"/>
    <w:rsid w:val="00E41090"/>
    <w:rsid w:val="00E44413"/>
    <w:rsid w:val="00E45729"/>
    <w:rsid w:val="00E46973"/>
    <w:rsid w:val="00E47213"/>
    <w:rsid w:val="00E5159F"/>
    <w:rsid w:val="00E51B55"/>
    <w:rsid w:val="00E5284A"/>
    <w:rsid w:val="00E55A6D"/>
    <w:rsid w:val="00E57222"/>
    <w:rsid w:val="00E61863"/>
    <w:rsid w:val="00E7036D"/>
    <w:rsid w:val="00E81784"/>
    <w:rsid w:val="00E82716"/>
    <w:rsid w:val="00E83E99"/>
    <w:rsid w:val="00E83F17"/>
    <w:rsid w:val="00E900FD"/>
    <w:rsid w:val="00E92C5C"/>
    <w:rsid w:val="00E939F5"/>
    <w:rsid w:val="00E93A0B"/>
    <w:rsid w:val="00E96B83"/>
    <w:rsid w:val="00E96C29"/>
    <w:rsid w:val="00E9779C"/>
    <w:rsid w:val="00EA245B"/>
    <w:rsid w:val="00EA3997"/>
    <w:rsid w:val="00EA3B0E"/>
    <w:rsid w:val="00EA3F09"/>
    <w:rsid w:val="00EA47DA"/>
    <w:rsid w:val="00EA5411"/>
    <w:rsid w:val="00EA5E42"/>
    <w:rsid w:val="00EA6A45"/>
    <w:rsid w:val="00EB0D89"/>
    <w:rsid w:val="00EB4FF5"/>
    <w:rsid w:val="00EB56A9"/>
    <w:rsid w:val="00EC0D88"/>
    <w:rsid w:val="00EC0E32"/>
    <w:rsid w:val="00EC1028"/>
    <w:rsid w:val="00EC18F8"/>
    <w:rsid w:val="00EC364A"/>
    <w:rsid w:val="00EC44F9"/>
    <w:rsid w:val="00EC657F"/>
    <w:rsid w:val="00ED0054"/>
    <w:rsid w:val="00ED12FE"/>
    <w:rsid w:val="00ED52CA"/>
    <w:rsid w:val="00ED7EA5"/>
    <w:rsid w:val="00EE238D"/>
    <w:rsid w:val="00EE2749"/>
    <w:rsid w:val="00EE6A74"/>
    <w:rsid w:val="00EF28D7"/>
    <w:rsid w:val="00EF294A"/>
    <w:rsid w:val="00EF4F4B"/>
    <w:rsid w:val="00EF6588"/>
    <w:rsid w:val="00EF6A4E"/>
    <w:rsid w:val="00F01D77"/>
    <w:rsid w:val="00F02698"/>
    <w:rsid w:val="00F02DF7"/>
    <w:rsid w:val="00F13E46"/>
    <w:rsid w:val="00F14E49"/>
    <w:rsid w:val="00F22C8A"/>
    <w:rsid w:val="00F23A52"/>
    <w:rsid w:val="00F246CB"/>
    <w:rsid w:val="00F2691D"/>
    <w:rsid w:val="00F30004"/>
    <w:rsid w:val="00F3207D"/>
    <w:rsid w:val="00F3278A"/>
    <w:rsid w:val="00F33E01"/>
    <w:rsid w:val="00F3447F"/>
    <w:rsid w:val="00F378D7"/>
    <w:rsid w:val="00F418DB"/>
    <w:rsid w:val="00F42325"/>
    <w:rsid w:val="00F43776"/>
    <w:rsid w:val="00F46036"/>
    <w:rsid w:val="00F47F42"/>
    <w:rsid w:val="00F5039F"/>
    <w:rsid w:val="00F52552"/>
    <w:rsid w:val="00F60438"/>
    <w:rsid w:val="00F6088E"/>
    <w:rsid w:val="00F623E7"/>
    <w:rsid w:val="00F63190"/>
    <w:rsid w:val="00F634BC"/>
    <w:rsid w:val="00F66C08"/>
    <w:rsid w:val="00F71447"/>
    <w:rsid w:val="00F72B5E"/>
    <w:rsid w:val="00F757AA"/>
    <w:rsid w:val="00F7737B"/>
    <w:rsid w:val="00F77D69"/>
    <w:rsid w:val="00F800CA"/>
    <w:rsid w:val="00F80B39"/>
    <w:rsid w:val="00F8126B"/>
    <w:rsid w:val="00F845DC"/>
    <w:rsid w:val="00F84FA9"/>
    <w:rsid w:val="00F85805"/>
    <w:rsid w:val="00F86CD8"/>
    <w:rsid w:val="00F91E1E"/>
    <w:rsid w:val="00F927C6"/>
    <w:rsid w:val="00F9380F"/>
    <w:rsid w:val="00F94496"/>
    <w:rsid w:val="00F96AFA"/>
    <w:rsid w:val="00FA1EBF"/>
    <w:rsid w:val="00FA2426"/>
    <w:rsid w:val="00FA5B3A"/>
    <w:rsid w:val="00FB1CE5"/>
    <w:rsid w:val="00FC0047"/>
    <w:rsid w:val="00FC0C1D"/>
    <w:rsid w:val="00FC1C77"/>
    <w:rsid w:val="00FC4ABC"/>
    <w:rsid w:val="00FC6C92"/>
    <w:rsid w:val="00FD07CF"/>
    <w:rsid w:val="00FD2630"/>
    <w:rsid w:val="00FD31EB"/>
    <w:rsid w:val="00FD3A7B"/>
    <w:rsid w:val="00FD4B1A"/>
    <w:rsid w:val="00FD4CF7"/>
    <w:rsid w:val="00FD7B13"/>
    <w:rsid w:val="00FE0592"/>
    <w:rsid w:val="00FE1392"/>
    <w:rsid w:val="00FE1FAF"/>
    <w:rsid w:val="00FE244B"/>
    <w:rsid w:val="00FE3303"/>
    <w:rsid w:val="00FF047B"/>
    <w:rsid w:val="00FF0D9C"/>
    <w:rsid w:val="00FF312E"/>
    <w:rsid w:val="00FF7C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06F28"/>
  <w15:chartTrackingRefBased/>
  <w15:docId w15:val="{53F87871-B8AA-46A7-87AC-C5E91272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83A"/>
  </w:style>
  <w:style w:type="paragraph" w:styleId="Heading1">
    <w:name w:val="heading 1"/>
    <w:basedOn w:val="Normal"/>
    <w:next w:val="Normal"/>
    <w:link w:val="Heading1Char"/>
    <w:uiPriority w:val="9"/>
    <w:qFormat/>
    <w:rsid w:val="004E7A50"/>
    <w:pPr>
      <w:keepNext/>
      <w:keepLines/>
      <w:spacing w:before="360" w:after="80"/>
      <w:outlineLvl w:val="0"/>
    </w:pPr>
    <w:rPr>
      <w:rFonts w:ascii="Times New Roman" w:eastAsia="Times New Roman" w:hAnsi="Times New Roman" w:cstheme="majorBidi"/>
      <w:b/>
      <w:sz w:val="28"/>
      <w:szCs w:val="40"/>
    </w:rPr>
  </w:style>
  <w:style w:type="paragraph" w:styleId="Heading2">
    <w:name w:val="heading 2"/>
    <w:basedOn w:val="Normal"/>
    <w:next w:val="Normal"/>
    <w:link w:val="Heading2Char"/>
    <w:uiPriority w:val="9"/>
    <w:semiHidden/>
    <w:unhideWhenUsed/>
    <w:qFormat/>
    <w:rsid w:val="00A0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50"/>
    <w:rPr>
      <w:rFonts w:ascii="Times New Roman" w:eastAsia="Times New Roman" w:hAnsi="Times New Roman" w:cstheme="majorBidi"/>
      <w:b/>
      <w:sz w:val="28"/>
      <w:szCs w:val="40"/>
    </w:rPr>
  </w:style>
  <w:style w:type="character" w:customStyle="1" w:styleId="Heading2Char">
    <w:name w:val="Heading 2 Char"/>
    <w:basedOn w:val="DefaultParagraphFont"/>
    <w:link w:val="Heading2"/>
    <w:uiPriority w:val="9"/>
    <w:semiHidden/>
    <w:rsid w:val="00A0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74F"/>
    <w:rPr>
      <w:rFonts w:eastAsiaTheme="majorEastAsia" w:cstheme="majorBidi"/>
      <w:color w:val="272727" w:themeColor="text1" w:themeTint="D8"/>
    </w:rPr>
  </w:style>
  <w:style w:type="paragraph" w:styleId="Title">
    <w:name w:val="Title"/>
    <w:basedOn w:val="Normal"/>
    <w:next w:val="Normal"/>
    <w:link w:val="TitleChar"/>
    <w:uiPriority w:val="10"/>
    <w:qFormat/>
    <w:rsid w:val="00A0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74F"/>
    <w:pPr>
      <w:spacing w:before="160"/>
      <w:jc w:val="center"/>
    </w:pPr>
    <w:rPr>
      <w:i/>
      <w:iCs/>
      <w:color w:val="404040" w:themeColor="text1" w:themeTint="BF"/>
    </w:rPr>
  </w:style>
  <w:style w:type="character" w:customStyle="1" w:styleId="QuoteChar">
    <w:name w:val="Quote Char"/>
    <w:basedOn w:val="DefaultParagraphFont"/>
    <w:link w:val="Quote"/>
    <w:uiPriority w:val="29"/>
    <w:rsid w:val="00A0374F"/>
    <w:rPr>
      <w:i/>
      <w:iCs/>
      <w:color w:val="404040" w:themeColor="text1" w:themeTint="BF"/>
    </w:rPr>
  </w:style>
  <w:style w:type="paragraph" w:styleId="ListParagraph">
    <w:name w:val="List Paragraph"/>
    <w:basedOn w:val="Normal"/>
    <w:uiPriority w:val="34"/>
    <w:qFormat/>
    <w:rsid w:val="00A0374F"/>
    <w:pPr>
      <w:ind w:left="720"/>
      <w:contextualSpacing/>
    </w:pPr>
  </w:style>
  <w:style w:type="character" w:styleId="IntenseEmphasis">
    <w:name w:val="Intense Emphasis"/>
    <w:basedOn w:val="DefaultParagraphFont"/>
    <w:uiPriority w:val="21"/>
    <w:qFormat/>
    <w:rsid w:val="00A0374F"/>
    <w:rPr>
      <w:i/>
      <w:iCs/>
      <w:color w:val="0F4761" w:themeColor="accent1" w:themeShade="BF"/>
    </w:rPr>
  </w:style>
  <w:style w:type="paragraph" w:styleId="IntenseQuote">
    <w:name w:val="Intense Quote"/>
    <w:basedOn w:val="Normal"/>
    <w:next w:val="Normal"/>
    <w:link w:val="IntenseQuoteChar"/>
    <w:uiPriority w:val="30"/>
    <w:qFormat/>
    <w:rsid w:val="00A0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74F"/>
    <w:rPr>
      <w:i/>
      <w:iCs/>
      <w:color w:val="0F4761" w:themeColor="accent1" w:themeShade="BF"/>
    </w:rPr>
  </w:style>
  <w:style w:type="character" w:styleId="IntenseReference">
    <w:name w:val="Intense Reference"/>
    <w:basedOn w:val="DefaultParagraphFont"/>
    <w:uiPriority w:val="32"/>
    <w:qFormat/>
    <w:rsid w:val="00A0374F"/>
    <w:rPr>
      <w:b/>
      <w:bCs/>
      <w:smallCaps/>
      <w:color w:val="0F4761" w:themeColor="accent1" w:themeShade="BF"/>
      <w:spacing w:val="5"/>
    </w:rPr>
  </w:style>
  <w:style w:type="paragraph" w:styleId="NormalWeb">
    <w:name w:val="Normal (Web)"/>
    <w:basedOn w:val="Normal"/>
    <w:uiPriority w:val="99"/>
    <w:semiHidden/>
    <w:unhideWhenUsed/>
    <w:rsid w:val="00943A71"/>
    <w:rPr>
      <w:rFonts w:ascii="Times New Roman" w:hAnsi="Times New Roman" w:cs="Times New Roman"/>
    </w:rPr>
  </w:style>
  <w:style w:type="table" w:styleId="TableGrid">
    <w:name w:val="Table Grid"/>
    <w:basedOn w:val="TableNormal"/>
    <w:uiPriority w:val="39"/>
    <w:rsid w:val="00AC4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015A1"/>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015A1"/>
    <w:rPr>
      <w:rFonts w:ascii="Courier New" w:hAnsi="Courier New" w:cs="Courier New"/>
      <w:sz w:val="20"/>
      <w:szCs w:val="20"/>
    </w:rPr>
  </w:style>
  <w:style w:type="character" w:styleId="CommentReference">
    <w:name w:val="annotation reference"/>
    <w:basedOn w:val="DefaultParagraphFont"/>
    <w:uiPriority w:val="99"/>
    <w:semiHidden/>
    <w:unhideWhenUsed/>
    <w:rsid w:val="00795FCF"/>
    <w:rPr>
      <w:sz w:val="16"/>
      <w:szCs w:val="16"/>
    </w:rPr>
  </w:style>
  <w:style w:type="paragraph" w:styleId="CommentText">
    <w:name w:val="annotation text"/>
    <w:basedOn w:val="Normal"/>
    <w:link w:val="CommentTextChar"/>
    <w:uiPriority w:val="99"/>
    <w:unhideWhenUsed/>
    <w:rsid w:val="00795FCF"/>
    <w:pPr>
      <w:spacing w:line="240" w:lineRule="auto"/>
    </w:pPr>
    <w:rPr>
      <w:sz w:val="20"/>
      <w:szCs w:val="20"/>
    </w:rPr>
  </w:style>
  <w:style w:type="character" w:customStyle="1" w:styleId="CommentTextChar">
    <w:name w:val="Comment Text Char"/>
    <w:basedOn w:val="DefaultParagraphFont"/>
    <w:link w:val="CommentText"/>
    <w:uiPriority w:val="99"/>
    <w:rsid w:val="00795FCF"/>
    <w:rPr>
      <w:sz w:val="20"/>
      <w:szCs w:val="20"/>
    </w:rPr>
  </w:style>
  <w:style w:type="paragraph" w:styleId="CommentSubject">
    <w:name w:val="annotation subject"/>
    <w:basedOn w:val="CommentText"/>
    <w:next w:val="CommentText"/>
    <w:link w:val="CommentSubjectChar"/>
    <w:uiPriority w:val="99"/>
    <w:semiHidden/>
    <w:unhideWhenUsed/>
    <w:rsid w:val="00795FCF"/>
    <w:rPr>
      <w:b/>
      <w:bCs/>
    </w:rPr>
  </w:style>
  <w:style w:type="character" w:customStyle="1" w:styleId="CommentSubjectChar">
    <w:name w:val="Comment Subject Char"/>
    <w:basedOn w:val="CommentTextChar"/>
    <w:link w:val="CommentSubject"/>
    <w:uiPriority w:val="99"/>
    <w:semiHidden/>
    <w:rsid w:val="00795FCF"/>
    <w:rPr>
      <w:b/>
      <w:bCs/>
      <w:sz w:val="20"/>
      <w:szCs w:val="20"/>
    </w:rPr>
  </w:style>
  <w:style w:type="character" w:styleId="Hyperlink">
    <w:name w:val="Hyperlink"/>
    <w:basedOn w:val="DefaultParagraphFont"/>
    <w:uiPriority w:val="99"/>
    <w:unhideWhenUsed/>
    <w:rsid w:val="00FD7B13"/>
    <w:rPr>
      <w:color w:val="467886" w:themeColor="hyperlink"/>
      <w:u w:val="single"/>
    </w:rPr>
  </w:style>
  <w:style w:type="paragraph" w:customStyle="1" w:styleId="TAMainText">
    <w:name w:val="TA_Main_Text"/>
    <w:basedOn w:val="Normal"/>
    <w:rsid w:val="00FD7B13"/>
    <w:pPr>
      <w:spacing w:after="0" w:line="480" w:lineRule="auto"/>
      <w:ind w:firstLine="202"/>
      <w:jc w:val="both"/>
    </w:pPr>
    <w:rPr>
      <w:rFonts w:ascii="Times" w:hAnsi="Times" w:cs="Times New Roman"/>
      <w:kern w:val="0"/>
      <w:szCs w:val="20"/>
      <w:lang w:eastAsia="en-US"/>
      <w14:ligatures w14:val="none"/>
    </w:rPr>
  </w:style>
  <w:style w:type="character" w:styleId="UnresolvedMention">
    <w:name w:val="Unresolved Mention"/>
    <w:basedOn w:val="DefaultParagraphFont"/>
    <w:uiPriority w:val="99"/>
    <w:semiHidden/>
    <w:unhideWhenUsed/>
    <w:rsid w:val="00B73493"/>
    <w:rPr>
      <w:color w:val="605E5C"/>
      <w:shd w:val="clear" w:color="auto" w:fill="E1DFDD"/>
    </w:rPr>
  </w:style>
  <w:style w:type="paragraph" w:styleId="Header">
    <w:name w:val="header"/>
    <w:basedOn w:val="Normal"/>
    <w:link w:val="HeaderChar"/>
    <w:uiPriority w:val="99"/>
    <w:unhideWhenUsed/>
    <w:rsid w:val="009A28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813"/>
  </w:style>
  <w:style w:type="paragraph" w:styleId="Footer">
    <w:name w:val="footer"/>
    <w:basedOn w:val="Normal"/>
    <w:link w:val="FooterChar"/>
    <w:uiPriority w:val="99"/>
    <w:unhideWhenUsed/>
    <w:rsid w:val="009A28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813"/>
  </w:style>
  <w:style w:type="character" w:styleId="PlaceholderText">
    <w:name w:val="Placeholder Text"/>
    <w:basedOn w:val="DefaultParagraphFont"/>
    <w:uiPriority w:val="99"/>
    <w:semiHidden/>
    <w:rsid w:val="00B864BD"/>
    <w:rPr>
      <w:color w:val="666666"/>
    </w:rPr>
  </w:style>
  <w:style w:type="paragraph" w:styleId="Caption">
    <w:name w:val="caption"/>
    <w:basedOn w:val="Normal"/>
    <w:next w:val="Normal"/>
    <w:uiPriority w:val="35"/>
    <w:unhideWhenUsed/>
    <w:qFormat/>
    <w:rsid w:val="009620E8"/>
    <w:rPr>
      <w:rFonts w:asciiTheme="majorHAnsi" w:eastAsia="SimHei" w:hAnsiTheme="majorHAnsi" w:cstheme="majorBidi"/>
      <w:sz w:val="20"/>
      <w:szCs w:val="20"/>
    </w:rPr>
  </w:style>
  <w:style w:type="paragraph" w:styleId="TOC1">
    <w:name w:val="toc 1"/>
    <w:basedOn w:val="Normal"/>
    <w:next w:val="Normal"/>
    <w:autoRedefine/>
    <w:uiPriority w:val="39"/>
    <w:unhideWhenUsed/>
    <w:rsid w:val="00186E9E"/>
    <w:pPr>
      <w:spacing w:before="120" w:after="120"/>
    </w:pPr>
    <w:rPr>
      <w:b/>
      <w:bCs/>
      <w:caps/>
      <w:sz w:val="20"/>
      <w:szCs w:val="20"/>
    </w:rPr>
  </w:style>
  <w:style w:type="paragraph" w:styleId="TOC2">
    <w:name w:val="toc 2"/>
    <w:basedOn w:val="Normal"/>
    <w:next w:val="Normal"/>
    <w:autoRedefine/>
    <w:uiPriority w:val="39"/>
    <w:unhideWhenUsed/>
    <w:rsid w:val="00186E9E"/>
    <w:pPr>
      <w:spacing w:after="0"/>
      <w:ind w:left="240"/>
    </w:pPr>
    <w:rPr>
      <w:smallCaps/>
      <w:sz w:val="20"/>
      <w:szCs w:val="20"/>
    </w:rPr>
  </w:style>
  <w:style w:type="paragraph" w:styleId="TOC3">
    <w:name w:val="toc 3"/>
    <w:basedOn w:val="Normal"/>
    <w:next w:val="Normal"/>
    <w:autoRedefine/>
    <w:uiPriority w:val="39"/>
    <w:unhideWhenUsed/>
    <w:rsid w:val="00186E9E"/>
    <w:pPr>
      <w:spacing w:after="0"/>
      <w:ind w:left="480"/>
    </w:pPr>
    <w:rPr>
      <w:i/>
      <w:iCs/>
      <w:sz w:val="20"/>
      <w:szCs w:val="20"/>
    </w:rPr>
  </w:style>
  <w:style w:type="paragraph" w:styleId="TOC4">
    <w:name w:val="toc 4"/>
    <w:basedOn w:val="Normal"/>
    <w:next w:val="Normal"/>
    <w:autoRedefine/>
    <w:uiPriority w:val="39"/>
    <w:unhideWhenUsed/>
    <w:rsid w:val="00186E9E"/>
    <w:pPr>
      <w:spacing w:after="0"/>
      <w:ind w:left="720"/>
    </w:pPr>
    <w:rPr>
      <w:sz w:val="18"/>
      <w:szCs w:val="18"/>
    </w:rPr>
  </w:style>
  <w:style w:type="paragraph" w:styleId="TOC5">
    <w:name w:val="toc 5"/>
    <w:basedOn w:val="Normal"/>
    <w:next w:val="Normal"/>
    <w:autoRedefine/>
    <w:uiPriority w:val="39"/>
    <w:unhideWhenUsed/>
    <w:rsid w:val="00186E9E"/>
    <w:pPr>
      <w:spacing w:after="0"/>
      <w:ind w:left="960"/>
    </w:pPr>
    <w:rPr>
      <w:sz w:val="18"/>
      <w:szCs w:val="18"/>
    </w:rPr>
  </w:style>
  <w:style w:type="paragraph" w:styleId="TOC6">
    <w:name w:val="toc 6"/>
    <w:basedOn w:val="Normal"/>
    <w:next w:val="Normal"/>
    <w:autoRedefine/>
    <w:uiPriority w:val="39"/>
    <w:unhideWhenUsed/>
    <w:rsid w:val="00186E9E"/>
    <w:pPr>
      <w:spacing w:after="0"/>
      <w:ind w:left="1200"/>
    </w:pPr>
    <w:rPr>
      <w:sz w:val="18"/>
      <w:szCs w:val="18"/>
    </w:rPr>
  </w:style>
  <w:style w:type="paragraph" w:styleId="TOC7">
    <w:name w:val="toc 7"/>
    <w:basedOn w:val="Normal"/>
    <w:next w:val="Normal"/>
    <w:autoRedefine/>
    <w:uiPriority w:val="39"/>
    <w:unhideWhenUsed/>
    <w:rsid w:val="00186E9E"/>
    <w:pPr>
      <w:spacing w:after="0"/>
      <w:ind w:left="1440"/>
    </w:pPr>
    <w:rPr>
      <w:sz w:val="18"/>
      <w:szCs w:val="18"/>
    </w:rPr>
  </w:style>
  <w:style w:type="paragraph" w:styleId="TOC8">
    <w:name w:val="toc 8"/>
    <w:basedOn w:val="Normal"/>
    <w:next w:val="Normal"/>
    <w:autoRedefine/>
    <w:uiPriority w:val="39"/>
    <w:unhideWhenUsed/>
    <w:rsid w:val="00186E9E"/>
    <w:pPr>
      <w:spacing w:after="0"/>
      <w:ind w:left="1680"/>
    </w:pPr>
    <w:rPr>
      <w:sz w:val="18"/>
      <w:szCs w:val="18"/>
    </w:rPr>
  </w:style>
  <w:style w:type="paragraph" w:styleId="TOC9">
    <w:name w:val="toc 9"/>
    <w:basedOn w:val="Normal"/>
    <w:next w:val="Normal"/>
    <w:autoRedefine/>
    <w:uiPriority w:val="39"/>
    <w:unhideWhenUsed/>
    <w:rsid w:val="00186E9E"/>
    <w:pPr>
      <w:spacing w:after="0"/>
      <w:ind w:left="1920"/>
    </w:pPr>
    <w:rPr>
      <w:sz w:val="18"/>
      <w:szCs w:val="18"/>
    </w:rPr>
  </w:style>
  <w:style w:type="paragraph" w:styleId="Revision">
    <w:name w:val="Revision"/>
    <w:hidden/>
    <w:uiPriority w:val="99"/>
    <w:semiHidden/>
    <w:rsid w:val="00EC1028"/>
    <w:pPr>
      <w:spacing w:after="0" w:line="240" w:lineRule="auto"/>
    </w:pPr>
  </w:style>
  <w:style w:type="paragraph" w:styleId="TableofFigures">
    <w:name w:val="table of figures"/>
    <w:basedOn w:val="Normal"/>
    <w:next w:val="Normal"/>
    <w:uiPriority w:val="99"/>
    <w:unhideWhenUsed/>
    <w:rsid w:val="00BA0471"/>
    <w:pPr>
      <w:ind w:leftChars="200" w:left="200" w:hangingChars="200" w:hanging="200"/>
    </w:pPr>
  </w:style>
  <w:style w:type="character" w:styleId="FollowedHyperlink">
    <w:name w:val="FollowedHyperlink"/>
    <w:basedOn w:val="DefaultParagraphFont"/>
    <w:uiPriority w:val="99"/>
    <w:semiHidden/>
    <w:unhideWhenUsed/>
    <w:rsid w:val="00C24A72"/>
    <w:rPr>
      <w:color w:val="96607D"/>
      <w:u w:val="single"/>
    </w:rPr>
  </w:style>
  <w:style w:type="paragraph" w:customStyle="1" w:styleId="msonormal0">
    <w:name w:val="msonormal"/>
    <w:basedOn w:val="Normal"/>
    <w:rsid w:val="00C24A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C24A72"/>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66">
    <w:name w:val="xl66"/>
    <w:basedOn w:val="Normal"/>
    <w:rsid w:val="00C24A72"/>
    <w:pP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7">
    <w:name w:val="xl67"/>
    <w:basedOn w:val="Normal"/>
    <w:rsid w:val="00C24A72"/>
    <w:pP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8">
    <w:name w:val="xl68"/>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69">
    <w:name w:val="xl69"/>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00B050"/>
      <w:kern w:val="0"/>
      <w:sz w:val="32"/>
      <w:szCs w:val="32"/>
      <w14:ligatures w14:val="none"/>
    </w:rPr>
  </w:style>
  <w:style w:type="paragraph" w:customStyle="1" w:styleId="xl70">
    <w:name w:val="xl70"/>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1">
    <w:name w:val="xl71"/>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FF0000"/>
      <w:kern w:val="0"/>
      <w:sz w:val="32"/>
      <w:szCs w:val="32"/>
      <w14:ligatures w14:val="none"/>
    </w:rPr>
  </w:style>
  <w:style w:type="paragraph" w:customStyle="1" w:styleId="xl72">
    <w:name w:val="xl72"/>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3">
    <w:name w:val="xl73"/>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FF0000"/>
      <w:kern w:val="0"/>
      <w:sz w:val="32"/>
      <w:szCs w:val="32"/>
      <w14:ligatures w14:val="none"/>
    </w:rPr>
  </w:style>
  <w:style w:type="paragraph" w:customStyle="1" w:styleId="xl74">
    <w:name w:val="xl74"/>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75">
    <w:name w:val="xl75"/>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color w:val="00B050"/>
      <w:kern w:val="0"/>
      <w:sz w:val="32"/>
      <w:szCs w:val="32"/>
      <w14:ligatures w14:val="none"/>
    </w:rPr>
  </w:style>
  <w:style w:type="paragraph" w:customStyle="1" w:styleId="xl76">
    <w:name w:val="xl76"/>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B050"/>
      <w:kern w:val="0"/>
      <w:sz w:val="30"/>
      <w:szCs w:val="30"/>
      <w14:ligatures w14:val="none"/>
    </w:rPr>
  </w:style>
  <w:style w:type="paragraph" w:customStyle="1" w:styleId="xl77">
    <w:name w:val="xl77"/>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 w:type="paragraph" w:customStyle="1" w:styleId="xl78">
    <w:name w:val="xl78"/>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30"/>
      <w:szCs w:val="30"/>
      <w14:ligatures w14:val="none"/>
    </w:rPr>
  </w:style>
  <w:style w:type="paragraph" w:customStyle="1" w:styleId="xl79">
    <w:name w:val="xl79"/>
    <w:basedOn w:val="Normal"/>
    <w:rsid w:val="00C24A72"/>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0">
    <w:name w:val="xl80"/>
    <w:basedOn w:val="Normal"/>
    <w:rsid w:val="00C24A72"/>
    <w:pPr>
      <w:pBdr>
        <w:top w:val="single" w:sz="4" w:space="0" w:color="auto"/>
        <w:left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1">
    <w:name w:val="xl81"/>
    <w:basedOn w:val="Normal"/>
    <w:rsid w:val="00C24A72"/>
    <w:pPr>
      <w:pBdr>
        <w:top w:val="single" w:sz="4" w:space="0" w:color="auto"/>
        <w:bottom w:val="single" w:sz="4" w:space="0" w:color="auto"/>
        <w:right w:val="single" w:sz="4" w:space="0" w:color="auto"/>
      </w:pBdr>
      <w:shd w:val="clear" w:color="000000" w:fill="FBE2D5"/>
      <w:spacing w:before="100" w:beforeAutospacing="1" w:after="100" w:afterAutospacing="1" w:line="240" w:lineRule="auto"/>
      <w:jc w:val="center"/>
      <w:textAlignment w:val="center"/>
    </w:pPr>
    <w:rPr>
      <w:rFonts w:ascii="Times" w:eastAsia="Times New Roman" w:hAnsi="Times" w:cs="Times"/>
      <w:b/>
      <w:bCs/>
      <w:kern w:val="0"/>
      <w:sz w:val="32"/>
      <w:szCs w:val="32"/>
      <w14:ligatures w14:val="none"/>
    </w:rPr>
  </w:style>
  <w:style w:type="paragraph" w:customStyle="1" w:styleId="xl82">
    <w:name w:val="xl82"/>
    <w:basedOn w:val="Normal"/>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83">
    <w:name w:val="xl83"/>
    <w:basedOn w:val="Normal"/>
    <w:rsid w:val="00C24A7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 w:type="paragraph" w:customStyle="1" w:styleId="xl84">
    <w:name w:val="xl84"/>
    <w:basedOn w:val="Normal"/>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w:eastAsia="Times New Roman" w:hAnsi="Times" w:cs="Times"/>
      <w:kern w:val="0"/>
      <w:sz w:val="32"/>
      <w:szCs w:val="32"/>
      <w14:ligatures w14:val="none"/>
    </w:rPr>
  </w:style>
  <w:style w:type="paragraph" w:customStyle="1" w:styleId="xl85">
    <w:name w:val="xl85"/>
    <w:basedOn w:val="Normal"/>
    <w:rsid w:val="00C24A7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30"/>
      <w:szCs w:val="3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643">
      <w:marLeft w:val="640"/>
      <w:marRight w:val="0"/>
      <w:marTop w:val="0"/>
      <w:marBottom w:val="0"/>
      <w:divBdr>
        <w:top w:val="none" w:sz="0" w:space="0" w:color="auto"/>
        <w:left w:val="none" w:sz="0" w:space="0" w:color="auto"/>
        <w:bottom w:val="none" w:sz="0" w:space="0" w:color="auto"/>
        <w:right w:val="none" w:sz="0" w:space="0" w:color="auto"/>
      </w:divBdr>
    </w:div>
    <w:div w:id="35279730">
      <w:marLeft w:val="640"/>
      <w:marRight w:val="0"/>
      <w:marTop w:val="0"/>
      <w:marBottom w:val="0"/>
      <w:divBdr>
        <w:top w:val="none" w:sz="0" w:space="0" w:color="auto"/>
        <w:left w:val="none" w:sz="0" w:space="0" w:color="auto"/>
        <w:bottom w:val="none" w:sz="0" w:space="0" w:color="auto"/>
        <w:right w:val="none" w:sz="0" w:space="0" w:color="auto"/>
      </w:divBdr>
    </w:div>
    <w:div w:id="49768310">
      <w:marLeft w:val="640"/>
      <w:marRight w:val="0"/>
      <w:marTop w:val="0"/>
      <w:marBottom w:val="0"/>
      <w:divBdr>
        <w:top w:val="none" w:sz="0" w:space="0" w:color="auto"/>
        <w:left w:val="none" w:sz="0" w:space="0" w:color="auto"/>
        <w:bottom w:val="none" w:sz="0" w:space="0" w:color="auto"/>
        <w:right w:val="none" w:sz="0" w:space="0" w:color="auto"/>
      </w:divBdr>
    </w:div>
    <w:div w:id="83456862">
      <w:marLeft w:val="640"/>
      <w:marRight w:val="0"/>
      <w:marTop w:val="0"/>
      <w:marBottom w:val="0"/>
      <w:divBdr>
        <w:top w:val="none" w:sz="0" w:space="0" w:color="auto"/>
        <w:left w:val="none" w:sz="0" w:space="0" w:color="auto"/>
        <w:bottom w:val="none" w:sz="0" w:space="0" w:color="auto"/>
        <w:right w:val="none" w:sz="0" w:space="0" w:color="auto"/>
      </w:divBdr>
    </w:div>
    <w:div w:id="126357827">
      <w:marLeft w:val="640"/>
      <w:marRight w:val="0"/>
      <w:marTop w:val="0"/>
      <w:marBottom w:val="0"/>
      <w:divBdr>
        <w:top w:val="none" w:sz="0" w:space="0" w:color="auto"/>
        <w:left w:val="none" w:sz="0" w:space="0" w:color="auto"/>
        <w:bottom w:val="none" w:sz="0" w:space="0" w:color="auto"/>
        <w:right w:val="none" w:sz="0" w:space="0" w:color="auto"/>
      </w:divBdr>
    </w:div>
    <w:div w:id="127019971">
      <w:marLeft w:val="640"/>
      <w:marRight w:val="0"/>
      <w:marTop w:val="0"/>
      <w:marBottom w:val="0"/>
      <w:divBdr>
        <w:top w:val="none" w:sz="0" w:space="0" w:color="auto"/>
        <w:left w:val="none" w:sz="0" w:space="0" w:color="auto"/>
        <w:bottom w:val="none" w:sz="0" w:space="0" w:color="auto"/>
        <w:right w:val="none" w:sz="0" w:space="0" w:color="auto"/>
      </w:divBdr>
    </w:div>
    <w:div w:id="149291860">
      <w:marLeft w:val="640"/>
      <w:marRight w:val="0"/>
      <w:marTop w:val="0"/>
      <w:marBottom w:val="0"/>
      <w:divBdr>
        <w:top w:val="none" w:sz="0" w:space="0" w:color="auto"/>
        <w:left w:val="none" w:sz="0" w:space="0" w:color="auto"/>
        <w:bottom w:val="none" w:sz="0" w:space="0" w:color="auto"/>
        <w:right w:val="none" w:sz="0" w:space="0" w:color="auto"/>
      </w:divBdr>
    </w:div>
    <w:div w:id="154303262">
      <w:marLeft w:val="640"/>
      <w:marRight w:val="0"/>
      <w:marTop w:val="0"/>
      <w:marBottom w:val="0"/>
      <w:divBdr>
        <w:top w:val="none" w:sz="0" w:space="0" w:color="auto"/>
        <w:left w:val="none" w:sz="0" w:space="0" w:color="auto"/>
        <w:bottom w:val="none" w:sz="0" w:space="0" w:color="auto"/>
        <w:right w:val="none" w:sz="0" w:space="0" w:color="auto"/>
      </w:divBdr>
    </w:div>
    <w:div w:id="164057314">
      <w:marLeft w:val="640"/>
      <w:marRight w:val="0"/>
      <w:marTop w:val="0"/>
      <w:marBottom w:val="0"/>
      <w:divBdr>
        <w:top w:val="none" w:sz="0" w:space="0" w:color="auto"/>
        <w:left w:val="none" w:sz="0" w:space="0" w:color="auto"/>
        <w:bottom w:val="none" w:sz="0" w:space="0" w:color="auto"/>
        <w:right w:val="none" w:sz="0" w:space="0" w:color="auto"/>
      </w:divBdr>
    </w:div>
    <w:div w:id="207768298">
      <w:marLeft w:val="640"/>
      <w:marRight w:val="0"/>
      <w:marTop w:val="0"/>
      <w:marBottom w:val="0"/>
      <w:divBdr>
        <w:top w:val="none" w:sz="0" w:space="0" w:color="auto"/>
        <w:left w:val="none" w:sz="0" w:space="0" w:color="auto"/>
        <w:bottom w:val="none" w:sz="0" w:space="0" w:color="auto"/>
        <w:right w:val="none" w:sz="0" w:space="0" w:color="auto"/>
      </w:divBdr>
    </w:div>
    <w:div w:id="324624501">
      <w:marLeft w:val="640"/>
      <w:marRight w:val="0"/>
      <w:marTop w:val="0"/>
      <w:marBottom w:val="0"/>
      <w:divBdr>
        <w:top w:val="none" w:sz="0" w:space="0" w:color="auto"/>
        <w:left w:val="none" w:sz="0" w:space="0" w:color="auto"/>
        <w:bottom w:val="none" w:sz="0" w:space="0" w:color="auto"/>
        <w:right w:val="none" w:sz="0" w:space="0" w:color="auto"/>
      </w:divBdr>
    </w:div>
    <w:div w:id="353927070">
      <w:marLeft w:val="640"/>
      <w:marRight w:val="0"/>
      <w:marTop w:val="0"/>
      <w:marBottom w:val="0"/>
      <w:divBdr>
        <w:top w:val="none" w:sz="0" w:space="0" w:color="auto"/>
        <w:left w:val="none" w:sz="0" w:space="0" w:color="auto"/>
        <w:bottom w:val="none" w:sz="0" w:space="0" w:color="auto"/>
        <w:right w:val="none" w:sz="0" w:space="0" w:color="auto"/>
      </w:divBdr>
    </w:div>
    <w:div w:id="409808913">
      <w:marLeft w:val="640"/>
      <w:marRight w:val="0"/>
      <w:marTop w:val="0"/>
      <w:marBottom w:val="0"/>
      <w:divBdr>
        <w:top w:val="none" w:sz="0" w:space="0" w:color="auto"/>
        <w:left w:val="none" w:sz="0" w:space="0" w:color="auto"/>
        <w:bottom w:val="none" w:sz="0" w:space="0" w:color="auto"/>
        <w:right w:val="none" w:sz="0" w:space="0" w:color="auto"/>
      </w:divBdr>
    </w:div>
    <w:div w:id="411660738">
      <w:marLeft w:val="640"/>
      <w:marRight w:val="0"/>
      <w:marTop w:val="0"/>
      <w:marBottom w:val="0"/>
      <w:divBdr>
        <w:top w:val="none" w:sz="0" w:space="0" w:color="auto"/>
        <w:left w:val="none" w:sz="0" w:space="0" w:color="auto"/>
        <w:bottom w:val="none" w:sz="0" w:space="0" w:color="auto"/>
        <w:right w:val="none" w:sz="0" w:space="0" w:color="auto"/>
      </w:divBdr>
    </w:div>
    <w:div w:id="506404597">
      <w:marLeft w:val="640"/>
      <w:marRight w:val="0"/>
      <w:marTop w:val="0"/>
      <w:marBottom w:val="0"/>
      <w:divBdr>
        <w:top w:val="none" w:sz="0" w:space="0" w:color="auto"/>
        <w:left w:val="none" w:sz="0" w:space="0" w:color="auto"/>
        <w:bottom w:val="none" w:sz="0" w:space="0" w:color="auto"/>
        <w:right w:val="none" w:sz="0" w:space="0" w:color="auto"/>
      </w:divBdr>
    </w:div>
    <w:div w:id="519052942">
      <w:marLeft w:val="640"/>
      <w:marRight w:val="0"/>
      <w:marTop w:val="0"/>
      <w:marBottom w:val="0"/>
      <w:divBdr>
        <w:top w:val="none" w:sz="0" w:space="0" w:color="auto"/>
        <w:left w:val="none" w:sz="0" w:space="0" w:color="auto"/>
        <w:bottom w:val="none" w:sz="0" w:space="0" w:color="auto"/>
        <w:right w:val="none" w:sz="0" w:space="0" w:color="auto"/>
      </w:divBdr>
    </w:div>
    <w:div w:id="528492738">
      <w:marLeft w:val="640"/>
      <w:marRight w:val="0"/>
      <w:marTop w:val="0"/>
      <w:marBottom w:val="0"/>
      <w:divBdr>
        <w:top w:val="none" w:sz="0" w:space="0" w:color="auto"/>
        <w:left w:val="none" w:sz="0" w:space="0" w:color="auto"/>
        <w:bottom w:val="none" w:sz="0" w:space="0" w:color="auto"/>
        <w:right w:val="none" w:sz="0" w:space="0" w:color="auto"/>
      </w:divBdr>
    </w:div>
    <w:div w:id="545262018">
      <w:marLeft w:val="640"/>
      <w:marRight w:val="0"/>
      <w:marTop w:val="0"/>
      <w:marBottom w:val="0"/>
      <w:divBdr>
        <w:top w:val="none" w:sz="0" w:space="0" w:color="auto"/>
        <w:left w:val="none" w:sz="0" w:space="0" w:color="auto"/>
        <w:bottom w:val="none" w:sz="0" w:space="0" w:color="auto"/>
        <w:right w:val="none" w:sz="0" w:space="0" w:color="auto"/>
      </w:divBdr>
    </w:div>
    <w:div w:id="548764920">
      <w:marLeft w:val="640"/>
      <w:marRight w:val="0"/>
      <w:marTop w:val="0"/>
      <w:marBottom w:val="0"/>
      <w:divBdr>
        <w:top w:val="none" w:sz="0" w:space="0" w:color="auto"/>
        <w:left w:val="none" w:sz="0" w:space="0" w:color="auto"/>
        <w:bottom w:val="none" w:sz="0" w:space="0" w:color="auto"/>
        <w:right w:val="none" w:sz="0" w:space="0" w:color="auto"/>
      </w:divBdr>
    </w:div>
    <w:div w:id="566300718">
      <w:marLeft w:val="640"/>
      <w:marRight w:val="0"/>
      <w:marTop w:val="0"/>
      <w:marBottom w:val="0"/>
      <w:divBdr>
        <w:top w:val="none" w:sz="0" w:space="0" w:color="auto"/>
        <w:left w:val="none" w:sz="0" w:space="0" w:color="auto"/>
        <w:bottom w:val="none" w:sz="0" w:space="0" w:color="auto"/>
        <w:right w:val="none" w:sz="0" w:space="0" w:color="auto"/>
      </w:divBdr>
    </w:div>
    <w:div w:id="593320622">
      <w:marLeft w:val="640"/>
      <w:marRight w:val="0"/>
      <w:marTop w:val="0"/>
      <w:marBottom w:val="0"/>
      <w:divBdr>
        <w:top w:val="none" w:sz="0" w:space="0" w:color="auto"/>
        <w:left w:val="none" w:sz="0" w:space="0" w:color="auto"/>
        <w:bottom w:val="none" w:sz="0" w:space="0" w:color="auto"/>
        <w:right w:val="none" w:sz="0" w:space="0" w:color="auto"/>
      </w:divBdr>
    </w:div>
    <w:div w:id="602029308">
      <w:marLeft w:val="640"/>
      <w:marRight w:val="0"/>
      <w:marTop w:val="0"/>
      <w:marBottom w:val="0"/>
      <w:divBdr>
        <w:top w:val="none" w:sz="0" w:space="0" w:color="auto"/>
        <w:left w:val="none" w:sz="0" w:space="0" w:color="auto"/>
        <w:bottom w:val="none" w:sz="0" w:space="0" w:color="auto"/>
        <w:right w:val="none" w:sz="0" w:space="0" w:color="auto"/>
      </w:divBdr>
    </w:div>
    <w:div w:id="667564394">
      <w:marLeft w:val="640"/>
      <w:marRight w:val="0"/>
      <w:marTop w:val="0"/>
      <w:marBottom w:val="0"/>
      <w:divBdr>
        <w:top w:val="none" w:sz="0" w:space="0" w:color="auto"/>
        <w:left w:val="none" w:sz="0" w:space="0" w:color="auto"/>
        <w:bottom w:val="none" w:sz="0" w:space="0" w:color="auto"/>
        <w:right w:val="none" w:sz="0" w:space="0" w:color="auto"/>
      </w:divBdr>
    </w:div>
    <w:div w:id="705252150">
      <w:marLeft w:val="640"/>
      <w:marRight w:val="0"/>
      <w:marTop w:val="0"/>
      <w:marBottom w:val="0"/>
      <w:divBdr>
        <w:top w:val="none" w:sz="0" w:space="0" w:color="auto"/>
        <w:left w:val="none" w:sz="0" w:space="0" w:color="auto"/>
        <w:bottom w:val="none" w:sz="0" w:space="0" w:color="auto"/>
        <w:right w:val="none" w:sz="0" w:space="0" w:color="auto"/>
      </w:divBdr>
    </w:div>
    <w:div w:id="751436907">
      <w:marLeft w:val="640"/>
      <w:marRight w:val="0"/>
      <w:marTop w:val="0"/>
      <w:marBottom w:val="0"/>
      <w:divBdr>
        <w:top w:val="none" w:sz="0" w:space="0" w:color="auto"/>
        <w:left w:val="none" w:sz="0" w:space="0" w:color="auto"/>
        <w:bottom w:val="none" w:sz="0" w:space="0" w:color="auto"/>
        <w:right w:val="none" w:sz="0" w:space="0" w:color="auto"/>
      </w:divBdr>
    </w:div>
    <w:div w:id="772627587">
      <w:marLeft w:val="640"/>
      <w:marRight w:val="0"/>
      <w:marTop w:val="0"/>
      <w:marBottom w:val="0"/>
      <w:divBdr>
        <w:top w:val="none" w:sz="0" w:space="0" w:color="auto"/>
        <w:left w:val="none" w:sz="0" w:space="0" w:color="auto"/>
        <w:bottom w:val="none" w:sz="0" w:space="0" w:color="auto"/>
        <w:right w:val="none" w:sz="0" w:space="0" w:color="auto"/>
      </w:divBdr>
    </w:div>
    <w:div w:id="772822449">
      <w:marLeft w:val="640"/>
      <w:marRight w:val="0"/>
      <w:marTop w:val="0"/>
      <w:marBottom w:val="0"/>
      <w:divBdr>
        <w:top w:val="none" w:sz="0" w:space="0" w:color="auto"/>
        <w:left w:val="none" w:sz="0" w:space="0" w:color="auto"/>
        <w:bottom w:val="none" w:sz="0" w:space="0" w:color="auto"/>
        <w:right w:val="none" w:sz="0" w:space="0" w:color="auto"/>
      </w:divBdr>
    </w:div>
    <w:div w:id="822700174">
      <w:marLeft w:val="640"/>
      <w:marRight w:val="0"/>
      <w:marTop w:val="0"/>
      <w:marBottom w:val="0"/>
      <w:divBdr>
        <w:top w:val="none" w:sz="0" w:space="0" w:color="auto"/>
        <w:left w:val="none" w:sz="0" w:space="0" w:color="auto"/>
        <w:bottom w:val="none" w:sz="0" w:space="0" w:color="auto"/>
        <w:right w:val="none" w:sz="0" w:space="0" w:color="auto"/>
      </w:divBdr>
    </w:div>
    <w:div w:id="888225142">
      <w:marLeft w:val="640"/>
      <w:marRight w:val="0"/>
      <w:marTop w:val="0"/>
      <w:marBottom w:val="0"/>
      <w:divBdr>
        <w:top w:val="none" w:sz="0" w:space="0" w:color="auto"/>
        <w:left w:val="none" w:sz="0" w:space="0" w:color="auto"/>
        <w:bottom w:val="none" w:sz="0" w:space="0" w:color="auto"/>
        <w:right w:val="none" w:sz="0" w:space="0" w:color="auto"/>
      </w:divBdr>
    </w:div>
    <w:div w:id="910315440">
      <w:marLeft w:val="640"/>
      <w:marRight w:val="0"/>
      <w:marTop w:val="0"/>
      <w:marBottom w:val="0"/>
      <w:divBdr>
        <w:top w:val="none" w:sz="0" w:space="0" w:color="auto"/>
        <w:left w:val="none" w:sz="0" w:space="0" w:color="auto"/>
        <w:bottom w:val="none" w:sz="0" w:space="0" w:color="auto"/>
        <w:right w:val="none" w:sz="0" w:space="0" w:color="auto"/>
      </w:divBdr>
    </w:div>
    <w:div w:id="976371849">
      <w:marLeft w:val="640"/>
      <w:marRight w:val="0"/>
      <w:marTop w:val="0"/>
      <w:marBottom w:val="0"/>
      <w:divBdr>
        <w:top w:val="none" w:sz="0" w:space="0" w:color="auto"/>
        <w:left w:val="none" w:sz="0" w:space="0" w:color="auto"/>
        <w:bottom w:val="none" w:sz="0" w:space="0" w:color="auto"/>
        <w:right w:val="none" w:sz="0" w:space="0" w:color="auto"/>
      </w:divBdr>
    </w:div>
    <w:div w:id="989673123">
      <w:marLeft w:val="640"/>
      <w:marRight w:val="0"/>
      <w:marTop w:val="0"/>
      <w:marBottom w:val="0"/>
      <w:divBdr>
        <w:top w:val="none" w:sz="0" w:space="0" w:color="auto"/>
        <w:left w:val="none" w:sz="0" w:space="0" w:color="auto"/>
        <w:bottom w:val="none" w:sz="0" w:space="0" w:color="auto"/>
        <w:right w:val="none" w:sz="0" w:space="0" w:color="auto"/>
      </w:divBdr>
    </w:div>
    <w:div w:id="1006665581">
      <w:marLeft w:val="640"/>
      <w:marRight w:val="0"/>
      <w:marTop w:val="0"/>
      <w:marBottom w:val="0"/>
      <w:divBdr>
        <w:top w:val="none" w:sz="0" w:space="0" w:color="auto"/>
        <w:left w:val="none" w:sz="0" w:space="0" w:color="auto"/>
        <w:bottom w:val="none" w:sz="0" w:space="0" w:color="auto"/>
        <w:right w:val="none" w:sz="0" w:space="0" w:color="auto"/>
      </w:divBdr>
    </w:div>
    <w:div w:id="1070808462">
      <w:marLeft w:val="640"/>
      <w:marRight w:val="0"/>
      <w:marTop w:val="0"/>
      <w:marBottom w:val="0"/>
      <w:divBdr>
        <w:top w:val="none" w:sz="0" w:space="0" w:color="auto"/>
        <w:left w:val="none" w:sz="0" w:space="0" w:color="auto"/>
        <w:bottom w:val="none" w:sz="0" w:space="0" w:color="auto"/>
        <w:right w:val="none" w:sz="0" w:space="0" w:color="auto"/>
      </w:divBdr>
    </w:div>
    <w:div w:id="1079136863">
      <w:marLeft w:val="640"/>
      <w:marRight w:val="0"/>
      <w:marTop w:val="0"/>
      <w:marBottom w:val="0"/>
      <w:divBdr>
        <w:top w:val="none" w:sz="0" w:space="0" w:color="auto"/>
        <w:left w:val="none" w:sz="0" w:space="0" w:color="auto"/>
        <w:bottom w:val="none" w:sz="0" w:space="0" w:color="auto"/>
        <w:right w:val="none" w:sz="0" w:space="0" w:color="auto"/>
      </w:divBdr>
    </w:div>
    <w:div w:id="1087075420">
      <w:marLeft w:val="640"/>
      <w:marRight w:val="0"/>
      <w:marTop w:val="0"/>
      <w:marBottom w:val="0"/>
      <w:divBdr>
        <w:top w:val="none" w:sz="0" w:space="0" w:color="auto"/>
        <w:left w:val="none" w:sz="0" w:space="0" w:color="auto"/>
        <w:bottom w:val="none" w:sz="0" w:space="0" w:color="auto"/>
        <w:right w:val="none" w:sz="0" w:space="0" w:color="auto"/>
      </w:divBdr>
    </w:div>
    <w:div w:id="1121610741">
      <w:marLeft w:val="640"/>
      <w:marRight w:val="0"/>
      <w:marTop w:val="0"/>
      <w:marBottom w:val="0"/>
      <w:divBdr>
        <w:top w:val="none" w:sz="0" w:space="0" w:color="auto"/>
        <w:left w:val="none" w:sz="0" w:space="0" w:color="auto"/>
        <w:bottom w:val="none" w:sz="0" w:space="0" w:color="auto"/>
        <w:right w:val="none" w:sz="0" w:space="0" w:color="auto"/>
      </w:divBdr>
    </w:div>
    <w:div w:id="1163544916">
      <w:marLeft w:val="640"/>
      <w:marRight w:val="0"/>
      <w:marTop w:val="0"/>
      <w:marBottom w:val="0"/>
      <w:divBdr>
        <w:top w:val="none" w:sz="0" w:space="0" w:color="auto"/>
        <w:left w:val="none" w:sz="0" w:space="0" w:color="auto"/>
        <w:bottom w:val="none" w:sz="0" w:space="0" w:color="auto"/>
        <w:right w:val="none" w:sz="0" w:space="0" w:color="auto"/>
      </w:divBdr>
    </w:div>
    <w:div w:id="1218276737">
      <w:marLeft w:val="640"/>
      <w:marRight w:val="0"/>
      <w:marTop w:val="0"/>
      <w:marBottom w:val="0"/>
      <w:divBdr>
        <w:top w:val="none" w:sz="0" w:space="0" w:color="auto"/>
        <w:left w:val="none" w:sz="0" w:space="0" w:color="auto"/>
        <w:bottom w:val="none" w:sz="0" w:space="0" w:color="auto"/>
        <w:right w:val="none" w:sz="0" w:space="0" w:color="auto"/>
      </w:divBdr>
    </w:div>
    <w:div w:id="1233387597">
      <w:marLeft w:val="640"/>
      <w:marRight w:val="0"/>
      <w:marTop w:val="0"/>
      <w:marBottom w:val="0"/>
      <w:divBdr>
        <w:top w:val="none" w:sz="0" w:space="0" w:color="auto"/>
        <w:left w:val="none" w:sz="0" w:space="0" w:color="auto"/>
        <w:bottom w:val="none" w:sz="0" w:space="0" w:color="auto"/>
        <w:right w:val="none" w:sz="0" w:space="0" w:color="auto"/>
      </w:divBdr>
    </w:div>
    <w:div w:id="1245920598">
      <w:marLeft w:val="640"/>
      <w:marRight w:val="0"/>
      <w:marTop w:val="0"/>
      <w:marBottom w:val="0"/>
      <w:divBdr>
        <w:top w:val="none" w:sz="0" w:space="0" w:color="auto"/>
        <w:left w:val="none" w:sz="0" w:space="0" w:color="auto"/>
        <w:bottom w:val="none" w:sz="0" w:space="0" w:color="auto"/>
        <w:right w:val="none" w:sz="0" w:space="0" w:color="auto"/>
      </w:divBdr>
    </w:div>
    <w:div w:id="1253973654">
      <w:marLeft w:val="640"/>
      <w:marRight w:val="0"/>
      <w:marTop w:val="0"/>
      <w:marBottom w:val="0"/>
      <w:divBdr>
        <w:top w:val="none" w:sz="0" w:space="0" w:color="auto"/>
        <w:left w:val="none" w:sz="0" w:space="0" w:color="auto"/>
        <w:bottom w:val="none" w:sz="0" w:space="0" w:color="auto"/>
        <w:right w:val="none" w:sz="0" w:space="0" w:color="auto"/>
      </w:divBdr>
    </w:div>
    <w:div w:id="1341198357">
      <w:marLeft w:val="640"/>
      <w:marRight w:val="0"/>
      <w:marTop w:val="0"/>
      <w:marBottom w:val="0"/>
      <w:divBdr>
        <w:top w:val="none" w:sz="0" w:space="0" w:color="auto"/>
        <w:left w:val="none" w:sz="0" w:space="0" w:color="auto"/>
        <w:bottom w:val="none" w:sz="0" w:space="0" w:color="auto"/>
        <w:right w:val="none" w:sz="0" w:space="0" w:color="auto"/>
      </w:divBdr>
    </w:div>
    <w:div w:id="1404523123">
      <w:marLeft w:val="640"/>
      <w:marRight w:val="0"/>
      <w:marTop w:val="0"/>
      <w:marBottom w:val="0"/>
      <w:divBdr>
        <w:top w:val="none" w:sz="0" w:space="0" w:color="auto"/>
        <w:left w:val="none" w:sz="0" w:space="0" w:color="auto"/>
        <w:bottom w:val="none" w:sz="0" w:space="0" w:color="auto"/>
        <w:right w:val="none" w:sz="0" w:space="0" w:color="auto"/>
      </w:divBdr>
    </w:div>
    <w:div w:id="1415516907">
      <w:marLeft w:val="640"/>
      <w:marRight w:val="0"/>
      <w:marTop w:val="0"/>
      <w:marBottom w:val="0"/>
      <w:divBdr>
        <w:top w:val="none" w:sz="0" w:space="0" w:color="auto"/>
        <w:left w:val="none" w:sz="0" w:space="0" w:color="auto"/>
        <w:bottom w:val="none" w:sz="0" w:space="0" w:color="auto"/>
        <w:right w:val="none" w:sz="0" w:space="0" w:color="auto"/>
      </w:divBdr>
    </w:div>
    <w:div w:id="1435008049">
      <w:marLeft w:val="640"/>
      <w:marRight w:val="0"/>
      <w:marTop w:val="0"/>
      <w:marBottom w:val="0"/>
      <w:divBdr>
        <w:top w:val="none" w:sz="0" w:space="0" w:color="auto"/>
        <w:left w:val="none" w:sz="0" w:space="0" w:color="auto"/>
        <w:bottom w:val="none" w:sz="0" w:space="0" w:color="auto"/>
        <w:right w:val="none" w:sz="0" w:space="0" w:color="auto"/>
      </w:divBdr>
    </w:div>
    <w:div w:id="1513685702">
      <w:marLeft w:val="640"/>
      <w:marRight w:val="0"/>
      <w:marTop w:val="0"/>
      <w:marBottom w:val="0"/>
      <w:divBdr>
        <w:top w:val="none" w:sz="0" w:space="0" w:color="auto"/>
        <w:left w:val="none" w:sz="0" w:space="0" w:color="auto"/>
        <w:bottom w:val="none" w:sz="0" w:space="0" w:color="auto"/>
        <w:right w:val="none" w:sz="0" w:space="0" w:color="auto"/>
      </w:divBdr>
    </w:div>
    <w:div w:id="1533376445">
      <w:marLeft w:val="640"/>
      <w:marRight w:val="0"/>
      <w:marTop w:val="0"/>
      <w:marBottom w:val="0"/>
      <w:divBdr>
        <w:top w:val="none" w:sz="0" w:space="0" w:color="auto"/>
        <w:left w:val="none" w:sz="0" w:space="0" w:color="auto"/>
        <w:bottom w:val="none" w:sz="0" w:space="0" w:color="auto"/>
        <w:right w:val="none" w:sz="0" w:space="0" w:color="auto"/>
      </w:divBdr>
    </w:div>
    <w:div w:id="1534919623">
      <w:marLeft w:val="640"/>
      <w:marRight w:val="0"/>
      <w:marTop w:val="0"/>
      <w:marBottom w:val="0"/>
      <w:divBdr>
        <w:top w:val="none" w:sz="0" w:space="0" w:color="auto"/>
        <w:left w:val="none" w:sz="0" w:space="0" w:color="auto"/>
        <w:bottom w:val="none" w:sz="0" w:space="0" w:color="auto"/>
        <w:right w:val="none" w:sz="0" w:space="0" w:color="auto"/>
      </w:divBdr>
    </w:div>
    <w:div w:id="1622152334">
      <w:marLeft w:val="640"/>
      <w:marRight w:val="0"/>
      <w:marTop w:val="0"/>
      <w:marBottom w:val="0"/>
      <w:divBdr>
        <w:top w:val="none" w:sz="0" w:space="0" w:color="auto"/>
        <w:left w:val="none" w:sz="0" w:space="0" w:color="auto"/>
        <w:bottom w:val="none" w:sz="0" w:space="0" w:color="auto"/>
        <w:right w:val="none" w:sz="0" w:space="0" w:color="auto"/>
      </w:divBdr>
    </w:div>
    <w:div w:id="1645818338">
      <w:marLeft w:val="640"/>
      <w:marRight w:val="0"/>
      <w:marTop w:val="0"/>
      <w:marBottom w:val="0"/>
      <w:divBdr>
        <w:top w:val="none" w:sz="0" w:space="0" w:color="auto"/>
        <w:left w:val="none" w:sz="0" w:space="0" w:color="auto"/>
        <w:bottom w:val="none" w:sz="0" w:space="0" w:color="auto"/>
        <w:right w:val="none" w:sz="0" w:space="0" w:color="auto"/>
      </w:divBdr>
    </w:div>
    <w:div w:id="1651908280">
      <w:marLeft w:val="640"/>
      <w:marRight w:val="0"/>
      <w:marTop w:val="0"/>
      <w:marBottom w:val="0"/>
      <w:divBdr>
        <w:top w:val="none" w:sz="0" w:space="0" w:color="auto"/>
        <w:left w:val="none" w:sz="0" w:space="0" w:color="auto"/>
        <w:bottom w:val="none" w:sz="0" w:space="0" w:color="auto"/>
        <w:right w:val="none" w:sz="0" w:space="0" w:color="auto"/>
      </w:divBdr>
    </w:div>
    <w:div w:id="1683971941">
      <w:marLeft w:val="640"/>
      <w:marRight w:val="0"/>
      <w:marTop w:val="0"/>
      <w:marBottom w:val="0"/>
      <w:divBdr>
        <w:top w:val="none" w:sz="0" w:space="0" w:color="auto"/>
        <w:left w:val="none" w:sz="0" w:space="0" w:color="auto"/>
        <w:bottom w:val="none" w:sz="0" w:space="0" w:color="auto"/>
        <w:right w:val="none" w:sz="0" w:space="0" w:color="auto"/>
      </w:divBdr>
    </w:div>
    <w:div w:id="1697779338">
      <w:marLeft w:val="640"/>
      <w:marRight w:val="0"/>
      <w:marTop w:val="0"/>
      <w:marBottom w:val="0"/>
      <w:divBdr>
        <w:top w:val="none" w:sz="0" w:space="0" w:color="auto"/>
        <w:left w:val="none" w:sz="0" w:space="0" w:color="auto"/>
        <w:bottom w:val="none" w:sz="0" w:space="0" w:color="auto"/>
        <w:right w:val="none" w:sz="0" w:space="0" w:color="auto"/>
      </w:divBdr>
    </w:div>
    <w:div w:id="1709454399">
      <w:marLeft w:val="640"/>
      <w:marRight w:val="0"/>
      <w:marTop w:val="0"/>
      <w:marBottom w:val="0"/>
      <w:divBdr>
        <w:top w:val="none" w:sz="0" w:space="0" w:color="auto"/>
        <w:left w:val="none" w:sz="0" w:space="0" w:color="auto"/>
        <w:bottom w:val="none" w:sz="0" w:space="0" w:color="auto"/>
        <w:right w:val="none" w:sz="0" w:space="0" w:color="auto"/>
      </w:divBdr>
    </w:div>
    <w:div w:id="1716811873">
      <w:marLeft w:val="640"/>
      <w:marRight w:val="0"/>
      <w:marTop w:val="0"/>
      <w:marBottom w:val="0"/>
      <w:divBdr>
        <w:top w:val="none" w:sz="0" w:space="0" w:color="auto"/>
        <w:left w:val="none" w:sz="0" w:space="0" w:color="auto"/>
        <w:bottom w:val="none" w:sz="0" w:space="0" w:color="auto"/>
        <w:right w:val="none" w:sz="0" w:space="0" w:color="auto"/>
      </w:divBdr>
    </w:div>
    <w:div w:id="1801071655">
      <w:marLeft w:val="640"/>
      <w:marRight w:val="0"/>
      <w:marTop w:val="0"/>
      <w:marBottom w:val="0"/>
      <w:divBdr>
        <w:top w:val="none" w:sz="0" w:space="0" w:color="auto"/>
        <w:left w:val="none" w:sz="0" w:space="0" w:color="auto"/>
        <w:bottom w:val="none" w:sz="0" w:space="0" w:color="auto"/>
        <w:right w:val="none" w:sz="0" w:space="0" w:color="auto"/>
      </w:divBdr>
    </w:div>
    <w:div w:id="1821997455">
      <w:marLeft w:val="640"/>
      <w:marRight w:val="0"/>
      <w:marTop w:val="0"/>
      <w:marBottom w:val="0"/>
      <w:divBdr>
        <w:top w:val="none" w:sz="0" w:space="0" w:color="auto"/>
        <w:left w:val="none" w:sz="0" w:space="0" w:color="auto"/>
        <w:bottom w:val="none" w:sz="0" w:space="0" w:color="auto"/>
        <w:right w:val="none" w:sz="0" w:space="0" w:color="auto"/>
      </w:divBdr>
    </w:div>
    <w:div w:id="1859343701">
      <w:marLeft w:val="640"/>
      <w:marRight w:val="0"/>
      <w:marTop w:val="0"/>
      <w:marBottom w:val="0"/>
      <w:divBdr>
        <w:top w:val="none" w:sz="0" w:space="0" w:color="auto"/>
        <w:left w:val="none" w:sz="0" w:space="0" w:color="auto"/>
        <w:bottom w:val="none" w:sz="0" w:space="0" w:color="auto"/>
        <w:right w:val="none" w:sz="0" w:space="0" w:color="auto"/>
      </w:divBdr>
    </w:div>
    <w:div w:id="1881279203">
      <w:marLeft w:val="640"/>
      <w:marRight w:val="0"/>
      <w:marTop w:val="0"/>
      <w:marBottom w:val="0"/>
      <w:divBdr>
        <w:top w:val="none" w:sz="0" w:space="0" w:color="auto"/>
        <w:left w:val="none" w:sz="0" w:space="0" w:color="auto"/>
        <w:bottom w:val="none" w:sz="0" w:space="0" w:color="auto"/>
        <w:right w:val="none" w:sz="0" w:space="0" w:color="auto"/>
      </w:divBdr>
    </w:div>
    <w:div w:id="1888491125">
      <w:marLeft w:val="640"/>
      <w:marRight w:val="0"/>
      <w:marTop w:val="0"/>
      <w:marBottom w:val="0"/>
      <w:divBdr>
        <w:top w:val="none" w:sz="0" w:space="0" w:color="auto"/>
        <w:left w:val="none" w:sz="0" w:space="0" w:color="auto"/>
        <w:bottom w:val="none" w:sz="0" w:space="0" w:color="auto"/>
        <w:right w:val="none" w:sz="0" w:space="0" w:color="auto"/>
      </w:divBdr>
    </w:div>
    <w:div w:id="1946569247">
      <w:marLeft w:val="640"/>
      <w:marRight w:val="0"/>
      <w:marTop w:val="0"/>
      <w:marBottom w:val="0"/>
      <w:divBdr>
        <w:top w:val="none" w:sz="0" w:space="0" w:color="auto"/>
        <w:left w:val="none" w:sz="0" w:space="0" w:color="auto"/>
        <w:bottom w:val="none" w:sz="0" w:space="0" w:color="auto"/>
        <w:right w:val="none" w:sz="0" w:space="0" w:color="auto"/>
      </w:divBdr>
    </w:div>
    <w:div w:id="1966691899">
      <w:marLeft w:val="640"/>
      <w:marRight w:val="0"/>
      <w:marTop w:val="0"/>
      <w:marBottom w:val="0"/>
      <w:divBdr>
        <w:top w:val="none" w:sz="0" w:space="0" w:color="auto"/>
        <w:left w:val="none" w:sz="0" w:space="0" w:color="auto"/>
        <w:bottom w:val="none" w:sz="0" w:space="0" w:color="auto"/>
        <w:right w:val="none" w:sz="0" w:space="0" w:color="auto"/>
      </w:divBdr>
    </w:div>
    <w:div w:id="1988244064">
      <w:marLeft w:val="640"/>
      <w:marRight w:val="0"/>
      <w:marTop w:val="0"/>
      <w:marBottom w:val="0"/>
      <w:divBdr>
        <w:top w:val="none" w:sz="0" w:space="0" w:color="auto"/>
        <w:left w:val="none" w:sz="0" w:space="0" w:color="auto"/>
        <w:bottom w:val="none" w:sz="0" w:space="0" w:color="auto"/>
        <w:right w:val="none" w:sz="0" w:space="0" w:color="auto"/>
      </w:divBdr>
    </w:div>
    <w:div w:id="2025091049">
      <w:marLeft w:val="640"/>
      <w:marRight w:val="0"/>
      <w:marTop w:val="0"/>
      <w:marBottom w:val="0"/>
      <w:divBdr>
        <w:top w:val="none" w:sz="0" w:space="0" w:color="auto"/>
        <w:left w:val="none" w:sz="0" w:space="0" w:color="auto"/>
        <w:bottom w:val="none" w:sz="0" w:space="0" w:color="auto"/>
        <w:right w:val="none" w:sz="0" w:space="0" w:color="auto"/>
      </w:divBdr>
    </w:div>
    <w:div w:id="2030521543">
      <w:marLeft w:val="640"/>
      <w:marRight w:val="0"/>
      <w:marTop w:val="0"/>
      <w:marBottom w:val="0"/>
      <w:divBdr>
        <w:top w:val="none" w:sz="0" w:space="0" w:color="auto"/>
        <w:left w:val="none" w:sz="0" w:space="0" w:color="auto"/>
        <w:bottom w:val="none" w:sz="0" w:space="0" w:color="auto"/>
        <w:right w:val="none" w:sz="0" w:space="0" w:color="auto"/>
      </w:divBdr>
    </w:div>
    <w:div w:id="2061320806">
      <w:marLeft w:val="640"/>
      <w:marRight w:val="0"/>
      <w:marTop w:val="0"/>
      <w:marBottom w:val="0"/>
      <w:divBdr>
        <w:top w:val="none" w:sz="0" w:space="0" w:color="auto"/>
        <w:left w:val="none" w:sz="0" w:space="0" w:color="auto"/>
        <w:bottom w:val="none" w:sz="0" w:space="0" w:color="auto"/>
        <w:right w:val="none" w:sz="0" w:space="0" w:color="auto"/>
      </w:divBdr>
    </w:div>
    <w:div w:id="2076466119">
      <w:marLeft w:val="640"/>
      <w:marRight w:val="0"/>
      <w:marTop w:val="0"/>
      <w:marBottom w:val="0"/>
      <w:divBdr>
        <w:top w:val="none" w:sz="0" w:space="0" w:color="auto"/>
        <w:left w:val="none" w:sz="0" w:space="0" w:color="auto"/>
        <w:bottom w:val="none" w:sz="0" w:space="0" w:color="auto"/>
        <w:right w:val="none" w:sz="0" w:space="0" w:color="auto"/>
      </w:divBdr>
    </w:div>
    <w:div w:id="2097626232">
      <w:marLeft w:val="640"/>
      <w:marRight w:val="0"/>
      <w:marTop w:val="0"/>
      <w:marBottom w:val="0"/>
      <w:divBdr>
        <w:top w:val="none" w:sz="0" w:space="0" w:color="auto"/>
        <w:left w:val="none" w:sz="0" w:space="0" w:color="auto"/>
        <w:bottom w:val="none" w:sz="0" w:space="0" w:color="auto"/>
        <w:right w:val="none" w:sz="0" w:space="0" w:color="auto"/>
      </w:divBdr>
    </w:div>
    <w:div w:id="213308981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21/jacs.5c0799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tiff"/><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image" Target="media/image10.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7C91AED-8A94-46B4-919A-242B9B9775B4}"/>
      </w:docPartPr>
      <w:docPartBody>
        <w:p w:rsidR="00392E0E" w:rsidRDefault="000E67B1">
          <w:r w:rsidRPr="008D343C">
            <w:rPr>
              <w:rStyle w:val="PlaceholderText"/>
            </w:rPr>
            <w:t>Click or tap here to enter text.</w:t>
          </w:r>
        </w:p>
      </w:docPartBody>
    </w:docPart>
    <w:docPart>
      <w:docPartPr>
        <w:name w:val="6BC7E850F82E4B4E96A606F46B8EAD59"/>
        <w:category>
          <w:name w:val="General"/>
          <w:gallery w:val="placeholder"/>
        </w:category>
        <w:types>
          <w:type w:val="bbPlcHdr"/>
        </w:types>
        <w:behaviors>
          <w:behavior w:val="content"/>
        </w:behaviors>
        <w:guid w:val="{CF948D09-4F66-4DC0-B5F7-CE8B0555C7D6}"/>
      </w:docPartPr>
      <w:docPartBody>
        <w:p w:rsidR="007A6060" w:rsidRDefault="00F519FE" w:rsidP="00F519FE">
          <w:pPr>
            <w:pStyle w:val="6BC7E850F82E4B4E96A606F46B8EAD59"/>
          </w:pPr>
          <w:r w:rsidRPr="008D343C">
            <w:rPr>
              <w:rStyle w:val="PlaceholderText"/>
            </w:rPr>
            <w:t>Click or tap here to enter text.</w:t>
          </w:r>
        </w:p>
      </w:docPartBody>
    </w:docPart>
    <w:docPart>
      <w:docPartPr>
        <w:name w:val="25518475AE7E4303A0FCAB667852B3B3"/>
        <w:category>
          <w:name w:val="General"/>
          <w:gallery w:val="placeholder"/>
        </w:category>
        <w:types>
          <w:type w:val="bbPlcHdr"/>
        </w:types>
        <w:behaviors>
          <w:behavior w:val="content"/>
        </w:behaviors>
        <w:guid w:val="{614A0C6D-716D-4064-AB71-802B47952E04}"/>
      </w:docPartPr>
      <w:docPartBody>
        <w:p w:rsidR="004849B3" w:rsidRDefault="005A2E4B" w:rsidP="005A2E4B">
          <w:pPr>
            <w:pStyle w:val="25518475AE7E4303A0FCAB667852B3B3"/>
          </w:pPr>
          <w:r w:rsidRPr="008D34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B1"/>
    <w:rsid w:val="000351A9"/>
    <w:rsid w:val="000E67B1"/>
    <w:rsid w:val="00113E89"/>
    <w:rsid w:val="00185C27"/>
    <w:rsid w:val="001E1B82"/>
    <w:rsid w:val="00227E47"/>
    <w:rsid w:val="00392E0E"/>
    <w:rsid w:val="003B6B2B"/>
    <w:rsid w:val="003E1BD8"/>
    <w:rsid w:val="003E2222"/>
    <w:rsid w:val="004849B3"/>
    <w:rsid w:val="005A2E4B"/>
    <w:rsid w:val="005C0F53"/>
    <w:rsid w:val="0062169F"/>
    <w:rsid w:val="006562F3"/>
    <w:rsid w:val="007A6060"/>
    <w:rsid w:val="008C2485"/>
    <w:rsid w:val="0095798B"/>
    <w:rsid w:val="00965B31"/>
    <w:rsid w:val="009972B0"/>
    <w:rsid w:val="009A34EA"/>
    <w:rsid w:val="009F5287"/>
    <w:rsid w:val="00AC62D3"/>
    <w:rsid w:val="00AC7758"/>
    <w:rsid w:val="00B21BAF"/>
    <w:rsid w:val="00B817FB"/>
    <w:rsid w:val="00BD6842"/>
    <w:rsid w:val="00C419FC"/>
    <w:rsid w:val="00C44DEC"/>
    <w:rsid w:val="00CA2A46"/>
    <w:rsid w:val="00D33601"/>
    <w:rsid w:val="00D74BB0"/>
    <w:rsid w:val="00F519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E4B"/>
    <w:rPr>
      <w:color w:val="666666"/>
    </w:rPr>
  </w:style>
  <w:style w:type="paragraph" w:customStyle="1" w:styleId="6BC7E850F82E4B4E96A606F46B8EAD59">
    <w:name w:val="6BC7E850F82E4B4E96A606F46B8EAD59"/>
    <w:rsid w:val="00F519FE"/>
    <w:pPr>
      <w:widowControl w:val="0"/>
    </w:pPr>
    <w:rPr>
      <w:sz w:val="22"/>
      <w:lang w:eastAsia="zh-CN"/>
    </w:rPr>
  </w:style>
  <w:style w:type="paragraph" w:customStyle="1" w:styleId="25518475AE7E4303A0FCAB667852B3B3">
    <w:name w:val="25518475AE7E4303A0FCAB667852B3B3"/>
    <w:rsid w:val="005A2E4B"/>
    <w:pPr>
      <w:widowControl w:val="0"/>
    </w:pPr>
    <w:rPr>
      <w:sz w:val="22"/>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0EAEFB-9C51-43BE-836E-BBB915F5EB6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0543825917"/>
    <we:property name="MENDELEY_CITATIONS" value="[{&quot;citationID&quot;:&quot;MENDELEY_CITATION_38d4639a-8d01-4971-b3f4-ed0867fc94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&quot;,&quot;citationItems&quot;:[{&quot;id&quot;:&quot;67837d47-e529-3e1b-b5f5-37988908c3d6&quot;,&quot;itemData&quot;:{&quot;type&quot;:&quot;article-journal&quot;,&quot;id&quot;:&quot;67837d47-e529-3e1b-b5f5-37988908c3d6&quot;,&quot;title&quot;:&quot;Extracting Pure Circular Dichroism from Hierarchically Structured CdS Magic Cluster Films&quot;,&quot;author&quot;:[{&quot;family&quot;:&quot;Yao&quot;,&quot;given&quot;:&quot;Yuan&quot;,&quot;parse-names&quot;:false,&quot;dropping-particle&quot;:&quot;&quot;,&quot;non-dropping-particle&quot;:&quot;&quot;},{&quot;family&quot;:&quot;Ugras&quot;,&quot;given&quot;:&quot;Thomas J.&quot;,&quot;parse-names&quot;:false,&quot;dropping-particle&quot;:&quot;&quot;,&quot;non-dropping-particle&quot;:&quot;&quot;},{&quot;family&quot;:&quot;Meyer&quot;,&quot;given&quot;:&quot;Talisi&quot;,&quot;parse-names&quot;:false,&quot;dropping-particle&quot;:&quot;&quot;,&quot;non-dropping-particle&quot;:&quot;&quot;},{&quot;family&quot;:&quot;Dykes&quot;,&quot;given&quot;:&quot;Matthew&quot;,&quot;parse-names&quot;:false,&quot;dropping-particle&quot;:&quot;&quot;,&quot;non-dropping-particle&quot;:&quot;&quot;},{&quot;family&quot;:&quot;Wang&quot;,&quot;given&quot;:&quot;Da&quot;,&quot;parse-names&quot;:false,&quot;dropping-particle&quot;:&quot;&quot;,&quot;non-dropping-particle&quot;:&quot;&quot;},{&quot;family&quot;:&quot;Arbe&quot;,&quot;given&quot;:&quot;Arantxa&quot;,&quot;parse-names&quot;:false,&quot;dropping-particle&quot;:&quot;&quot;,&quot;non-dropping-particle&quot;:&quot;&quot;},{&quot;family&quot;:&quot;Bals&quot;,&quot;given&quot;:&quot;Sara&quot;,&quot;parse-names&quot;:false,&quot;dropping-particle&quot;:&quot;&quot;,&quot;non-dropping-particle&quot;:&quot;&quot;},{&quot;family&quot;:&quot;Kahr&quot;,&quot;given&quot;:&quot;Bart&quot;,&quot;parse-names&quot;:false,&quot;dropping-particle&quot;:&quot;&quot;,&quot;non-dropping-particle&quot;:&quot;&quot;},{&quot;family&quot;:&quot;Robinson&quot;,&quot;given&quot;:&quot;Richard D.&quot;,&quot;parse-names&quot;:false,&quot;dropping-particle&quot;:&quot;&quot;,&quot;non-dropping-particle&quot;:&quot;&quot;}],&quot;container-title&quot;:&quot;ACS Nano&quot;,&quot;container-title-short&quot;:&quot;ACS Nano&quot;,&quot;DOI&quot;:&quot;10.1021/acsnano.2c06730&quot;,&quot;ISSN&quot;:&quot;1936086X&quot;,&quot;PMID&quot;:&quot;36395373&quot;,&quot;issued&quot;:{&quot;date-parts&quot;:[[2022,12,27]]},&quot;page&quot;:&quot;20457-20469&quot;,&quot;abstract&quot;:&quot;Chiroptically active, hierarchically structured materials are difficult to accurately characterize due to linear anisotropic contributions (i.e., linear dichroism (LD) and linear birefringence (LB)) and parasitic ellipticities that produce artifactual circular dichroism (CD) signals, in addition to chiral analyte contributions ranging from molecular-scale clusters to micron-sized assemblies. Recently, we have shown that CdS magic-sized clusters (MSC) can self-assemble into ordered films that have a hierarchical structure spanning seven orders of length-scale. These films have a strong CD response, but the chiral origins are obfuscated by the hierarchical architecture and LDLB contributions. Here, we derive and demonstrate a method for extracting the \&quot;pure\&quot;CD signal (CD generated by structural dissymmetry) from hierarchical MSC films and identified the chiral origin. The theory behind the method is derived using Mueller matrix and Stokes vector conventions and verified experimentally before being applied to hierarchical MSC and nanoparticle films with varying macroscopic orderings. Each film's extracted \&quot;true CD\&quot;shares a bisignate profile aligned with the exciton peak, indicating the assemblies adopt a chiral arrangement and form an exciton coupled system. Interestingly, the linearly aligned MSC film possesses one of the highest g-factors (0.05) among semiconducting nanostructures reported. Additionally, we find that films with similar electronic transition dipole alignment can possess greatly different g-factors, indicating chirality change rather than anisotropy is the cause of the difference in the CD signal. The difference in g-factor is controllable via film evaporation geometry. This study provides a simple means to measure \&quot;true\&quot;CD and presents an example of experimentally understanding chiroptic interactions in hierarchical nanostructures.&quot;,&quot;publisher&quot;:&quot;American Chemical Society&quot;,&quot;issue&quot;:&quot;12&quot;,&quot;volume&quot;:&quot;16&quot;},&quot;isTemporary&quot;:false}]},{&quot;citationID&quot;:&quot;MENDELEY_CITATION_bdcadedc-295b-425f-a540-e8bed6a3dec1&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&quot;,&quot;citationItems&quot;:[{&quot;id&quot;:&quot;5bcc022e-f965-3fcf-817a-fa8b3e118ef2&quot;,&quot;itemData&quot;:{&quot;type&quot;:&quot;article-journal&quot;,&quot;id&quot;:&quot;5bcc022e-f965-3fcf-817a-fa8b3e118ef2&quot;,&quot;title&quot;:&quot;Anisotropic Artifacts Coupled with Light-Scattering Generating “Non-Reciprocal-Like” CD/CPL Signals in Polyurethane Films&quot;,&quot;author&quot;:[{&quot;family&quot;:&quot;Yin&quot;,&quot;given&quot;:&quot;Wenbo&quot;,&quot;parse-names&quot;:false,&quot;dropping-particle&quot;:&quot;&quot;,&quot;non-dropping-particle&quot;:&quot;&quot;},{&quot;family&quot;:&quot;Dong&quot;,&quot;given&quot;:&quot;Ying&quot;,&quot;parse-names&quot;:false,&quot;dropping-particle&quot;:&quot;&quot;,&quot;non-dropping-particle&quot;:&quot;&quot;},{&quot;family&quot;:&quot;Zhang&quot;,&quot;given&quot;:&quot;Run&quot;,&quot;parse-names&quot;:false,&quot;dropping-particle&quot;:&quot;&quot;,&quot;non-dropping-particle&quot;:&quot;&quot;},{&quot;family&quot;:&quot;Zhao&quot;,&quot;given&quot;:&quot;Biao&quot;,&quot;parse-names&quot;:false,&quot;dropping-particle&quot;:&quot;&quot;,&quot;non-dropping-particle&quot;:&quot;&quot;},{&quot;family&quot;:&quot;Deng&quot;,&quot;given&quot;:&quot;Jianping&quot;,&quot;parse-names&quot;:false,&quot;dropping-particle&quot;:&quot;&quot;,&quot;non-dropping-particle&quot;:&quot;&quot;}],&quot;container-title&quot;:&quot;Macromolecules&quot;,&quot;container-title-short&quot;:&quot;Macromolecules&quot;,&quot;DOI&quot;:&quot;10.1021/acs.macromol.5c00577&quot;,&quot;ISSN&quot;:&quot;15205835&quot;,&quot;issued&quot;:{&quot;date-parts&quot;:[[2025,9,23]]},&quot;page&quot;:&quot;9660-9671&quot;,&quot;abstract&quot;:&quot;Linear dichroism/linear birefringence (LDLB) effect enables chiroptical nonreciprocity in achiral materials, leading to chiral inversion without chiral sources. However, in the burgeoning field of polymer-based nonreciprocity system, certain samples generate severe artifact signals during measurements, significantly interfering with CD/CPL (circular dichroism/circularly polarized luminescence) data interpretation. Thus, distinguishing true signals from artifacts is crucial, particularly for nonreciprocity studies. Herein, we report a polyurethane (PU) system exhibiting apparent “non-reciprocal” CD signals. Rigorous analysis reveals that these signals do not originate from intrinsic chirality or LDLB effects but are instead from artifacts driven by the synergistic interplay of anisotropic microstructures and light scattering. Specifically, by incorporating polylactic acid (PLA) stereocomplex crystals, we effectively controlled artifact generation and intensity through tuning crystallinity, domain orientation, and surface morphology. Moreover, by systematically dissecting the contributions of material properties and measurement conditions, we identified key influencing factors governing artifact intensity. Critically, similar artifacts were also found in CPL measurements in these films. This work provides mechanistic understanding of artifact generation in multiphase polymers, establishes approaches for their detection and reduction, and serves as a vital caution for researchers investigating chiroptical nonreciprocity to thoroughly eliminate artifact interference&quot;,&quot;publisher&quot;:&quot;American Chemical Society&quot;,&quot;issue&quot;:&quot;18&quot;,&quot;volume&quot;:&quot;58&quot;},&quot;isTemporary&quot;:false}]},{&quot;citationID&quot;:&quot;MENDELEY_CITATION_babfaa7a-1812-4783-8eb8-35d8a4674520&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&quot;,&quot;citationItems&quot;:[{&quot;id&quot;:&quot;b9da70f1-1067-3207-bcc1-c7addd887650&quot;,&quot;itemData&quot;:{&quot;type&quot;:&quot;article-journal&quot;,&quot;id&quot;:&quot;b9da70f1-1067-3207-bcc1-c7addd887650&quot;,&quot;title&quot;:&quot;Ubiquitous Chiral Symmetry Breaking of Conjugated Polymers via Liquid–Liquid Phase Separation&quot;,&quot;author&quot;:[{&quot;family&quot;:&quot;Xu&quot;,&quot;given&quot;:&quot;Zhuang&quot;,&quot;parse-names&quot;:false,&quot;dropping-particle&quot;:&quot;&quot;,&quot;non-dropping-particle&quot;:&quot;&quot;},{&quot;family&quot;:&quot;Wang&quot;,&quot;given&quot;:&quot;Ziming&quot;,&quot;parse-names&quot;:false,&quot;dropping-particle&quot;:&quot;&quot;,&quot;non-dropping-particle&quot;:&quot;&quot;},{&quot;family&quot;:&quot;Zhang&quot;,&quot;given&quot;:&quot;Rui&quot;,&quot;parse-names&quot;:false,&quot;dropping-particle&quot;:&quot;&quot;,&quot;non-dropping-particle&quot;:&quot;&quot;},{&quot;family&quot;:&quot;Verma&quot;,&quot;given&quot;:&quot;Archana&quot;,&quot;parse-names&quot;:false,&quot;dropping-particle&quot;:&quot;&quot;,&quot;non-dropping-particle&quot;:&quot;&quot;},{&quot;family&quot;:&quot;Neu&quot;,&quot;given&quot;:&quot;Justin S.&quot;,&quot;parse-names&quot;:false,&quot;dropping-particle&quot;:&quot;&quot;,&quot;non-dropping-particle&quot;:&quot;&quot;},{&quot;family&quot;:&quot;Bairagya&quot;,&quot;given&quot;:&quot;Priyotosh&quot;,&quot;parse-names&quot;:false,&quot;dropping-particle&quot;:&quot;&quot;,&quot;non-dropping-particle&quot;:&quot;&quot;},{&quot;family&quot;:&quot;Jeon&quot;,&quot;given&quot;:&quot;Sanghyun&quot;,&quot;parse-names&quot;:false,&quot;dropping-particle&quot;:&quot;&quot;,&quot;non-dropping-particle&quot;:&quot;&quot;},{&quot;family&quot;:&quot;Damron&quot;,&quot;given&quot;:&quot;Alec M.&quot;,&quot;parse-names&quot;:false,&quot;dropping-particle&quot;:&quot;&quot;,&quot;non-dropping-particle&quot;:&quot;&quot;},{&quot;family&quot;:&quot;Rinehart&quot;,&quot;given&quot;:&quot;Joshua M.&quot;,&quot;parse-names&quot;:false,&quot;dropping-particle&quot;:&quot;&quot;,&quot;non-dropping-particle&quot;:&quot;&quot;},{&quot;family&quot;:&quot;Wagner&quot;,&quot;given&quot;:&quot;Justine S.&quot;,&quot;parse-names&quot;:false,&quot;dropping-particle&quot;:&quot;&quot;,&quot;non-dropping-particle&quot;:&quot;&quot;},{&quot;family&quot;:&quot;Sabury&quot;,&quot;given&quot;:&quot;Sina&quot;,&quot;parse-names&quot;:false,&quot;dropping-particle&quot;:&quot;&quot;,&quot;non-dropping-particle&quot;:&quot;&quot;},{&quot;family&quot;:&quot;Luo&quot;,&quot;given&quot;:&quot;Xuyi&quot;,&quot;parse-names&quot;:false,&quot;dropping-particle&quot;:&quot;&quot;,&quot;non-dropping-particle&quot;:&quot;&quot;},{&quot;family&quot;:&quot;Österholm&quot;,&quot;given&quot;:&quot;Anna M.&quot;,&quot;parse-names&quot;:false,&quot;dropping-particle&quot;:&quot;&quot;,&quot;non-dropping-particle&quot;:&quot;&quot;},{&quot;family&quot;:&quot;Mei&quot;,&quot;given&quot;:&quot;Jianguo&quot;,&quot;parse-names&quot;:false,&quot;dropping-particle&quot;:&quot;&quot;,&quot;non-dropping-particle&quot;:&quot;&quot;},{&quot;family&quot;:&quot;Moore&quot;,&quot;given&quot;:&quot;Jeffrey S.&quot;,&quot;parse-names&quot;:false,&quot;dropping-particle&quot;:&quot;&quot;,&quot;non-dropping-particle&quot;:&quot;&quot;},{&quot;family&quot;:&quot;You&quot;,&quot;given&quot;:&quot;Wei&quot;,&quot;parse-names&quot;:false,&quot;dropping-particle&quot;:&quot;&quot;,&quot;non-dropping-particle&quot;:&quot;&quot;},{&quot;family&quot;:&quot;Reynolds&quot;,&quot;given&quot;:&quot;John R.&quot;,&quot;parse-names&quot;:false,&quot;dropping-particle&quot;:&quot;&quot;,&quot;non-dropping-particle&quot;:&quot;&quot;},{&quot;family&quot;:&quot;Jackson&quot;,&quot;given&quot;:&quot;Nicholas E.&quot;,&quot;parse-names&quot;:false,&quot;dropping-particle&quot;:&quot;&quot;,&quot;non-dropping-particle&quot;:&quot;&quot;},{&quot;family&quot;:&quot;Diao&quot;,&quot;given&quot;:&quot;Ying&quot;,&quot;parse-names&quot;:false,&quot;dropping-particle&quot;:&quot;&quot;,&quot;non-dropping-particle&quot;:&quot;&quot;}],&quot;container-title&quot;:&quot;Journal of the American Chemical Society&quot;,&quot;container-title-short&quot;:&quot;J. Am. Chem. Soc.&quot;,&quot;DOI&quot;:&quot;10.1021/jacs.5c07995&quot;,&quot;ISSN&quot;:&quot;0002-7863&quot;,&quot;URL&quot;:&quot;https://pubs.acs.org/doi/10.1021/jacs.5c07995&quot;,&quot;issued&quot;:{&quot;date-parts&quot;:[[2025,9,17]]},&quot;page&quot;:&quot;33530-33544&quot;,&quot;issue&quot;:&quot;37&quot;,&quot;volume&quot;:&quot;147&quot;},&quot;isTemporary&quot;:false}]},{&quot;citationID&quot;:&quot;MENDELEY_CITATION_3fbe3b8a-f9b7-482c-b829-b91c6c6d7915&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&quot;,&quot;citationItems&quot;:[{&quot;id&quot;:&quot;105f903f-f834-3c46-a048-6dfa50284e6c&quot;,&quot;itemData&quot;:{&quot;type&quot;:&quot;article-journal&quot;,&quot;id&quot;:&quot;105f903f-f834-3c46-a048-6dfa50284e6c&quot;,&quot;title&quot;:&quot;Data-driven organic solubility prediction at the limit of aleatoric uncertainty&quot;,&quot;author&quot;:[{&quot;family&quot;:&quot;Attia&quot;,&quot;given&quot;:&quot;Lucas&quot;,&quot;parse-names&quot;:false,&quot;dropping-particle&quot;:&quot;&quot;,&quot;non-dropping-particle&quot;:&quot;&quot;},{&quot;family&quot;:&quot;Burns&quot;,&quot;given&quot;:&quot;Jackson W.&quot;,&quot;parse-names&quot;:false,&quot;dropping-particle&quot;:&quot;&quot;,&quot;non-dropping-particle&quot;:&quot;&quot;},{&quot;family&quot;:&quot;Doyle&quot;,&quot;given&quot;:&quot;Patrick S.&quot;,&quot;parse-names&quot;:false,&quot;dropping-particle&quot;:&quot;&quot;,&quot;non-dropping-particle&quot;:&quot;&quot;},{&quot;family&quot;:&quot;Green&quot;,&quot;given&quot;:&quot;William H.&quot;,&quot;parse-names&quot;:false,&quot;dropping-particle&quot;:&quot;&quot;,&quot;non-dropping-particle&quot;:&quot;&quot;}],&quot;container-title&quot;:&quot;Nature Communications &quot;,&quot;DOI&quot;:&quot;10.1038/s41467-025-62717-7&quot;,&quot;ISSN&quot;:&quot;20411723&quot;,&quot;PMID&quot;:&quot;40830351&quot;,&quot;issued&quot;:{&quot;date-parts&quot;:[[2025,12,1]]},&quot;abstract&quot;:&quot;Small molecule solubility is a critically important property which affects the efficiency, environmental impact, and phase behavior of synthetic processes. Experimental determination of solubility is a time- and resource-intensive process and existing methods for in silico estimation of solubility are limited by their generality, speed, and accuracy. This work presents two models derived from the FASTPROP and CHEMPROP architectures and trained on BigSolDB which are capable of predicting solubility at arbitrary temperatures for a wide range of small molecules in organic solvent. Both extrapolate to unseen solutes 2–3 times more accurately than the current state-of-the-art model and we demonstrate that they are approaching the aleatoric limit (0.5–1 logS) of available test data, suggesting that further improvements in prediction accuracy require more accurate datasets. The FASTPROP-derived model (called FASTSOLV) and the CHEMPROP-based model are open source, freely accessible via a Python package and web interface, highly reproducible, and up to 2 orders of magnitude faster than current alternatives.&quot;,&quot;publisher&quot;:&quot;Nature Research&quot;,&quot;issue&quot;:&quot;1&quot;,&quot;volume&quot;:&quot;16&quot;,&quot;container-title-short&quot;:&quot;&quot;},&quot;isTemporary&quot;:false}]},{&quot;citationID&quot;:&quot;MENDELEY_CITATION_8232e758-1961-4775-8cc1-6f22851d7d64&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&quot;,&quot;citationItems&quot;:[{&quot;id&quot;:&quot;79fc0355-19a4-3de2-942e-f1cde2a393a5&quot;,&quot;itemData&quot;:{&quot;type&quot;:&quot;article&quot;,&quot;id&quot;:&quot;79fc0355-19a4-3de2-942e-f1cde2a393a5&quot;,&quot;title&quot;:&quot;Software Update: The ORCA Program System—Version 6.0&quot;,&quot;author&quot;:[{&quot;family&quot;:&quot;Neese&quot;,&quot;given&quot;:&quot;Frank&quot;,&quot;parse-names&quot;:false,&quot;dropping-particle&quot;:&quot;&quot;,&quot;non-dropping-particle&quot;:&quot;&quot;}],&quot;container-title&quot;:&quot;Wiley Interdisciplinary Reviews: Computational Molecular Science&quot;,&quot;container-title-short&quot;:&quot;Wiley Interdiscip. Rev. Comput. Mol. Sci.&quot;,&quot;DOI&quot;:&quot;10.1002/wcms.70019&quot;,&quot;ISSN&quot;:&quot;17590884&quot;,&quot;issued&quot;:{&quot;date-parts&quot;:[[2025,3,1]]},&quot;abstract&quot;:&quot;Version 6.0 of the ORCA quantum chemistry program suite was released in July 2024. ORCA 6.0 is a major turning point in the history of the program since it represents a near complete rewrite of the code base that leads to: (1) major performance improvements, (2) a clean and highly efficient code base that greatly facilitates future development, (3) a large amount of new functionality, and (4) new interface capabilities that facilitate inter-operability with other quantum chemistry program packages. The article describes the most salient features of the program.&quot;,&quot;publisher&quot;:&quot;John Wiley and Sons Inc&quot;,&quot;issue&quot;:&quot;2&quot;,&quot;volume&quot;:&quot;15&quot;},&quot;isTemporary&quot;:false}]},{&quot;citationID&quot;:&quot;MENDELEY_CITATION_6353805b-b268-43b2-8b2d-4462f4b36ff8&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&quot;,&quot;citationItems&quot;:[{&quot;id&quot;:&quot;51c8044f-e7de-3330-beba-24ad3af24ec9&quot;,&quot;itemData&quot;:{&quot;type&quot;:&quot;paper-conference&quot;,&quot;id&quot;:&quot;51c8044f-e7de-3330-beba-24ad3af24ec9&quot;,&quot;title&quot;:&quot;Optuna: A Next-generation Hyperparameter Optimization Framework&quot;,&quot;author&quot;:[{&quot;family&quot;:&quot;Akiba&quot;,&quot;given&quot;:&quot;Takuya&quot;,&quot;parse-names&quot;:false,&quot;dropping-particle&quot;:&quot;&quot;,&quot;non-dropping-particle&quot;:&quot;&quot;},{&quot;family&quot;:&quot;Sano&quot;,&quot;given&quot;:&quot;Shotaro&quot;,&quot;parse-names&quot;:false,&quot;dropping-particle&quot;:&quot;&quot;,&quot;non-dropping-particle&quot;:&quot;&quot;},{&quot;family&quot;:&quot;Yanase&quot;,&quot;given&quot;:&quot;Toshihiko&quot;,&quot;parse-names&quot;:false,&quot;dropping-particle&quot;:&quot;&quot;,&quot;non-dropping-particle&quot;:&quot;&quot;},{&quot;family&quot;:&quot;Ohta&quot;,&quot;given&quot;:&quot;Takeru&quot;,&quot;parse-names&quot;:false,&quot;dropping-particle&quot;:&quot;&quot;,&quot;non-dropping-particle&quot;:&quot;&quot;},{&quot;family&quot;:&quot;Koyama&quot;,&quot;given&quot;:&quot;Masanori&quot;,&quot;parse-names&quot;:false,&quot;dropping-particle&quot;:&quot;&quot;,&quot;non-dropping-particle&quot;:&quot;&quot;}],&quot;container-title&quot;:&quot;Proceedings of the ACM SIGKDD International Conference on Knowledge Discovery and Data Mining&quot;,&quot;DOI&quot;:&quot;10.1145/3292500.3330701&quot;,&quot;ISBN&quot;:&quot;9781450362016&quot;,&quot;issued&quot;:{&quot;date-parts&quot;:[[2019,7,25]]},&quot;page&quot;:&quot;2623-2631&quot;,&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publisher&quot;:&quot;Association for Computing Machinery&quot;,&quot;container-title-short&quot;:&quot;&quot;},&quot;isTemporary&quot;:false}]},{&quot;citationID&quot;:&quot;MENDELEY_CITATION_075bad44-9cb1-449c-a305-aabe1825fe0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&quot;,&quot;citationItems&quot;:[{&quot;id&quot;:&quot;105f903f-f834-3c46-a048-6dfa50284e6c&quot;,&quot;itemData&quot;:{&quot;type&quot;:&quot;article-journal&quot;,&quot;id&quot;:&quot;105f903f-f834-3c46-a048-6dfa50284e6c&quot;,&quot;title&quot;:&quot;Data-driven organic solubility prediction at the limit of aleatoric uncertainty&quot;,&quot;author&quot;:[{&quot;family&quot;:&quot;Attia&quot;,&quot;given&quot;:&quot;Lucas&quot;,&quot;parse-names&quot;:false,&quot;dropping-particle&quot;:&quot;&quot;,&quot;non-dropping-particle&quot;:&quot;&quot;},{&quot;family&quot;:&quot;Burns&quot;,&quot;given&quot;:&quot;Jackson W.&quot;,&quot;parse-names&quot;:false,&quot;dropping-particle&quot;:&quot;&quot;,&quot;non-dropping-particle&quot;:&quot;&quot;},{&quot;family&quot;:&quot;Doyle&quot;,&quot;given&quot;:&quot;Patrick S.&quot;,&quot;parse-names&quot;:false,&quot;dropping-particle&quot;:&quot;&quot;,&quot;non-dropping-particle&quot;:&quot;&quot;},{&quot;family&quot;:&quot;Green&quot;,&quot;given&quot;:&quot;William H.&quot;,&quot;parse-names&quot;:false,&quot;dropping-particle&quot;:&quot;&quot;,&quot;non-dropping-particle&quot;:&quot;&quot;}],&quot;container-title&quot;:&quot;Nature Communications &quot;,&quot;DOI&quot;:&quot;10.1038/s41467-025-62717-7&quot;,&quot;ISSN&quot;:&quot;20411723&quot;,&quot;PMID&quot;:&quot;40830351&quot;,&quot;issued&quot;:{&quot;date-parts&quot;:[[2025,12,1]]},&quot;abstract&quot;:&quot;Small molecule solubility is a critically important property which affects the efficiency, environmental impact, and phase behavior of synthetic processes. Experimental determination of solubility is a time- and resource-intensive process and existing methods for in silico estimation of solubility are limited by their generality, speed, and accuracy. This work presents two models derived from the FASTPROP and CHEMPROP architectures and trained on BigSolDB which are capable of predicting solubility at arbitrary temperatures for a wide range of small molecules in organic solvent. Both extrapolate to unseen solutes 2–3 times more accurately than the current state-of-the-art model and we demonstrate that they are approaching the aleatoric limit (0.5–1 logS) of available test data, suggesting that further improvements in prediction accuracy require more accurate datasets. The FASTPROP-derived model (called FASTSOLV) and the CHEMPROP-based model are open source, freely accessible via a Python package and web interface, highly reproducible, and up to 2 orders of magnitude faster than current alternatives.&quot;,&quot;publisher&quot;:&quot;Nature Research&quot;,&quot;issue&quot;:&quot;1&quot;,&quot;volume&quot;:&quot;16&quot;,&quot;container-title-short&quot;:&quot;&quot;},&quot;isTemporary&quot;:false}]}]"/>
    <we:property name="MENDELEY_CITATIONS_LOCALE_CODE" value="&quot;en-US&quot;"/>
    <we:property name="MENDELEY_CITATIONS_STYLE" value="{&quot;id&quot;:&quot;https://www.zotero.org/styles/acs-nano&quot;,&quot;title&quot;:&quot;ACS Nano&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995F-C9FC-47C0-A269-A33953092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33</Pages>
  <Words>6264</Words>
  <Characters>35707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Sanghyun JEON</dc:creator>
  <cp:keywords/>
  <dc:description/>
  <cp:lastModifiedBy>Jeon, Sanghyun</cp:lastModifiedBy>
  <cp:revision>19</cp:revision>
  <dcterms:created xsi:type="dcterms:W3CDTF">2026-09-11T07:28:00Z</dcterms:created>
  <dcterms:modified xsi:type="dcterms:W3CDTF">2026-09-13T04:45:00Z</dcterms:modified>
</cp:coreProperties>
</file>